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53623" w:rsidR="00153623" w:rsidP="00153623" w:rsidRDefault="00153623" w14:paraId="72570774" w14:textId="77777777">
      <w:pPr>
        <w:keepNext/>
        <w:suppressAutoHyphens/>
        <w:spacing w:before="240" w:after="60" w:line="240" w:lineRule="auto"/>
        <w:ind w:left="1418" w:hanging="1418"/>
        <w:outlineLvl w:val="0"/>
        <w:rPr>
          <w:rFonts w:ascii="Calibri" w:hAnsi="Calibri" w:eastAsia="Times New Roman" w:cs="Arial"/>
          <w:b/>
          <w:bCs/>
          <w:color w:val="0070C0"/>
          <w:kern w:val="32"/>
          <w:sz w:val="32"/>
          <w:szCs w:val="32"/>
          <w:lang w:val="en-IE" w:eastAsia="ar-SA"/>
          <w14:ligatures w14:val="none"/>
        </w:rPr>
      </w:pPr>
      <w:bookmarkStart w:name="_Toc137583016" w:id="0"/>
      <w:bookmarkStart w:name="_Toc153450631" w:id="1"/>
      <w:r w:rsidRPr="00153623">
        <w:rPr>
          <w:rFonts w:ascii="Calibri" w:hAnsi="Calibri" w:eastAsia="Times New Roman" w:cs="Arial"/>
          <w:b/>
          <w:bCs/>
          <w:color w:val="0070C0"/>
          <w:kern w:val="32"/>
          <w:sz w:val="32"/>
          <w:szCs w:val="32"/>
          <w:lang w:val="en-IE" w:eastAsia="ar-SA"/>
          <w14:ligatures w14:val="none"/>
        </w:rPr>
        <w:t>Section 7: Module Descriptors</w:t>
      </w:r>
      <w:bookmarkEnd w:id="0"/>
      <w:bookmarkEnd w:id="1"/>
    </w:p>
    <w:p w:rsidRPr="00153623" w:rsidR="00153623" w:rsidP="00153623" w:rsidRDefault="00153623" w14:paraId="0FC5E361" w14:textId="77777777">
      <w:pPr>
        <w:suppressAutoHyphens/>
        <w:spacing w:after="120" w:line="240" w:lineRule="auto"/>
        <w:rPr>
          <w:rFonts w:ascii="Calibri" w:hAnsi="Calibri" w:eastAsia="Calibri" w:cs="Times New Roman"/>
          <w:b/>
          <w:bCs/>
          <w:i/>
          <w:iCs/>
          <w:color w:val="EE0000"/>
          <w:kern w:val="0"/>
          <w:szCs w:val="24"/>
          <w:lang w:val="en-IE"/>
          <w14:ligatures w14:val="none"/>
        </w:rPr>
      </w:pPr>
      <w:r w:rsidRPr="00153623">
        <w:rPr>
          <w:rFonts w:ascii="Calibri" w:hAnsi="Calibri" w:eastAsia="Calibri" w:cs="Times New Roman"/>
          <w:b/>
          <w:bCs/>
          <w:i/>
          <w:iCs/>
          <w:color w:val="EE0000"/>
          <w:kern w:val="0"/>
          <w:szCs w:val="24"/>
          <w:lang w:val="en-IE"/>
          <w14:ligatures w14:val="none"/>
        </w:rPr>
        <w:t>Throughout this section, where applicable, providers should identify the delivery modality or modalities selected for the programme(s) and describe any programme specific features or supporting infrastructure that support delivery via those modalities.</w:t>
      </w:r>
    </w:p>
    <w:tbl>
      <w:tblPr>
        <w:tblStyle w:val="TableGrid"/>
        <w:tblW w:w="9016" w:type="dxa"/>
        <w:tblInd w:w="0" w:type="dxa"/>
        <w:tblLayout w:type="fixed"/>
        <w:tblLook w:val="0480" w:firstRow="0" w:lastRow="0" w:firstColumn="1" w:lastColumn="0" w:noHBand="0" w:noVBand="1"/>
      </w:tblPr>
      <w:tblGrid>
        <w:gridCol w:w="1271"/>
        <w:gridCol w:w="425"/>
        <w:gridCol w:w="1701"/>
        <w:gridCol w:w="709"/>
        <w:gridCol w:w="992"/>
        <w:gridCol w:w="426"/>
        <w:gridCol w:w="425"/>
        <w:gridCol w:w="1134"/>
        <w:gridCol w:w="567"/>
        <w:gridCol w:w="850"/>
        <w:gridCol w:w="516"/>
      </w:tblGrid>
      <w:tr w:rsidRPr="00153623" w:rsidR="00153623" w:rsidTr="29A9F3FA" w14:paraId="5A8E9B40" w14:textId="77777777">
        <w:tc>
          <w:tcPr>
            <w:tcW w:w="9016" w:type="dxa"/>
            <w:gridSpan w:val="11"/>
            <w:shd w:val="clear" w:color="auto" w:fill="E7E6E6" w:themeFill="background2"/>
            <w:tcMar/>
          </w:tcPr>
          <w:p w:rsidRPr="00153623" w:rsidR="00153623" w:rsidP="00153623" w:rsidRDefault="00153623" w14:paraId="35B0CBFE" w14:textId="77777777">
            <w:pPr>
              <w:suppressLineNumbers/>
              <w:spacing w:before="120"/>
              <w:rPr>
                <w:rFonts w:cs="Tahoma"/>
                <w:iCs/>
                <w:szCs w:val="24"/>
                <w:lang w:eastAsia="ar-SA"/>
              </w:rPr>
            </w:pPr>
            <w:bookmarkStart w:name="_Toc137583017" w:id="2"/>
            <w:bookmarkStart w:name="_Toc153450632" w:id="3"/>
            <w:r w:rsidRPr="00153623">
              <w:rPr>
                <w:rFonts w:cs="Tahoma"/>
                <w:b/>
                <w:iCs/>
                <w:sz w:val="24"/>
                <w:szCs w:val="24"/>
                <w:lang w:eastAsia="ar-SA"/>
              </w:rPr>
              <w:t>7.1</w:t>
            </w:r>
            <w:r w:rsidRPr="00153623">
              <w:rPr>
                <w:rFonts w:cs="Tahoma"/>
                <w:b/>
                <w:iCs/>
                <w:sz w:val="24"/>
                <w:szCs w:val="24"/>
                <w:lang w:eastAsia="ar-SA"/>
              </w:rPr>
              <w:tab/>
            </w:r>
            <w:r w:rsidRPr="00153623">
              <w:rPr>
                <w:rFonts w:cs="Tahoma"/>
                <w:b/>
                <w:iCs/>
                <w:sz w:val="24"/>
                <w:szCs w:val="24"/>
                <w:lang w:eastAsia="ar-SA"/>
              </w:rPr>
              <w:t>Module Overview</w:t>
            </w:r>
            <w:bookmarkEnd w:id="2"/>
            <w:bookmarkEnd w:id="3"/>
            <w:r w:rsidRPr="00153623">
              <w:rPr>
                <w:rFonts w:cs="Tahoma"/>
                <w:iCs/>
                <w:szCs w:val="24"/>
                <w:lang w:eastAsia="ar-SA"/>
              </w:rPr>
              <w:t xml:space="preserve"> </w:t>
            </w:r>
            <w:r w:rsidRPr="00153623">
              <w:rPr>
                <w:i/>
                <w:iCs/>
                <w:sz w:val="18"/>
                <w:szCs w:val="18"/>
                <w:lang w:eastAsia="ar-SA"/>
              </w:rPr>
              <w:t>(copy and paste for other modules)</w:t>
            </w:r>
          </w:p>
        </w:tc>
      </w:tr>
      <w:tr w:rsidRPr="00153623" w:rsidR="00153623" w:rsidTr="29A9F3FA" w14:paraId="746F774F" w14:textId="77777777">
        <w:tc>
          <w:tcPr>
            <w:tcW w:w="1271" w:type="dxa"/>
            <w:shd w:val="clear" w:color="auto" w:fill="D9E2F3" w:themeFill="accent1" w:themeFillTint="33"/>
            <w:tcMar/>
          </w:tcPr>
          <w:p w:rsidRPr="00153623" w:rsidR="00153623" w:rsidP="00153623" w:rsidRDefault="00153623" w14:paraId="2BE6C722" w14:textId="77777777">
            <w:pPr>
              <w:rPr>
                <w:rFonts w:cstheme="minorHAnsi"/>
                <w:b/>
                <w:bCs/>
                <w:lang w:eastAsia="ar-SA"/>
              </w:rPr>
            </w:pPr>
            <w:r w:rsidRPr="00153623">
              <w:rPr>
                <w:rFonts w:cstheme="minorHAnsi"/>
                <w:b/>
                <w:bCs/>
                <w:lang w:eastAsia="ar-SA"/>
              </w:rPr>
              <w:t>Module Number</w:t>
            </w:r>
          </w:p>
        </w:tc>
        <w:tc>
          <w:tcPr>
            <w:tcW w:w="425" w:type="dxa"/>
            <w:tcMar/>
          </w:tcPr>
          <w:p w:rsidRPr="00153623" w:rsidR="00153623" w:rsidP="00153623" w:rsidRDefault="00153623" w14:paraId="4F7237DF" w14:textId="77777777">
            <w:pPr>
              <w:rPr>
                <w:rFonts w:cstheme="minorHAnsi"/>
                <w:lang w:eastAsia="ar-SA"/>
              </w:rPr>
            </w:pPr>
          </w:p>
        </w:tc>
        <w:tc>
          <w:tcPr>
            <w:tcW w:w="1701" w:type="dxa"/>
            <w:shd w:val="clear" w:color="auto" w:fill="D9E2F3" w:themeFill="accent1" w:themeFillTint="33"/>
            <w:tcMar/>
          </w:tcPr>
          <w:p w:rsidRPr="00153623" w:rsidR="00153623" w:rsidP="00153623" w:rsidRDefault="00153623" w14:paraId="6BD63BA7" w14:textId="77777777">
            <w:pPr>
              <w:rPr>
                <w:rFonts w:cstheme="minorHAnsi"/>
                <w:b/>
                <w:bCs/>
                <w:lang w:eastAsia="ar-SA"/>
              </w:rPr>
            </w:pPr>
            <w:r w:rsidRPr="00153623">
              <w:rPr>
                <w:rFonts w:cstheme="minorHAnsi"/>
                <w:b/>
                <w:bCs/>
                <w:lang w:eastAsia="ar-SA"/>
              </w:rPr>
              <w:t>Module Title</w:t>
            </w:r>
          </w:p>
        </w:tc>
        <w:tc>
          <w:tcPr>
            <w:tcW w:w="5619" w:type="dxa"/>
            <w:gridSpan w:val="8"/>
            <w:shd w:val="clear" w:color="auto" w:fill="FFFFFF" w:themeFill="background1"/>
            <w:tcMar/>
          </w:tcPr>
          <w:p w:rsidRPr="00153623" w:rsidR="00153623" w:rsidP="00153623" w:rsidRDefault="00FA3D6A" w14:paraId="14BB671D" w14:textId="42F2A100">
            <w:pPr>
              <w:rPr>
                <w:rFonts w:cstheme="minorHAnsi"/>
                <w:lang w:eastAsia="ar-SA"/>
              </w:rPr>
            </w:pPr>
            <w:r>
              <w:rPr>
                <w:rFonts w:asciiTheme="minorHAnsi" w:hAnsiTheme="minorHAnsi" w:cstheme="minorHAnsi"/>
              </w:rPr>
              <w:t>Generative AI</w:t>
            </w:r>
          </w:p>
        </w:tc>
      </w:tr>
      <w:tr w:rsidRPr="00153623" w:rsidR="00153623" w:rsidTr="29A9F3FA" w14:paraId="647E566C" w14:textId="77777777">
        <w:tc>
          <w:tcPr>
            <w:tcW w:w="3397" w:type="dxa"/>
            <w:gridSpan w:val="3"/>
            <w:shd w:val="clear" w:color="auto" w:fill="D9E2F3" w:themeFill="accent1" w:themeFillTint="33"/>
            <w:tcMar/>
          </w:tcPr>
          <w:p w:rsidRPr="00153623" w:rsidR="00153623" w:rsidP="00153623" w:rsidRDefault="00153623" w14:paraId="7340FF3E" w14:textId="77777777">
            <w:pPr>
              <w:spacing w:after="120"/>
              <w:rPr>
                <w:rFonts w:cstheme="minorHAnsi"/>
                <w:lang w:eastAsia="ar-SA"/>
              </w:rPr>
            </w:pPr>
            <w:r w:rsidRPr="00153623">
              <w:rPr>
                <w:rFonts w:cstheme="minorHAnsi"/>
                <w:b/>
                <w:bCs/>
                <w:lang w:eastAsia="ar-SA"/>
              </w:rPr>
              <w:t>Stage of Principal Programme</w:t>
            </w:r>
          </w:p>
        </w:tc>
        <w:tc>
          <w:tcPr>
            <w:tcW w:w="709" w:type="dxa"/>
            <w:shd w:val="clear" w:color="auto" w:fill="FFFFFF" w:themeFill="background1"/>
            <w:tcMar/>
          </w:tcPr>
          <w:p w:rsidRPr="00153623" w:rsidR="00153623" w:rsidP="00153623" w:rsidRDefault="00FA3D6A" w14:paraId="1F8CDCF2" w14:textId="40DDFF86">
            <w:pPr>
              <w:rPr>
                <w:rFonts w:cstheme="minorHAnsi"/>
                <w:b/>
                <w:bCs/>
                <w:lang w:eastAsia="ar-SA"/>
              </w:rPr>
            </w:pPr>
            <w:r>
              <w:rPr>
                <w:rFonts w:cstheme="minorHAnsi"/>
                <w:b/>
                <w:bCs/>
                <w:lang w:eastAsia="ar-SA"/>
              </w:rPr>
              <w:t>1</w:t>
            </w:r>
          </w:p>
        </w:tc>
        <w:tc>
          <w:tcPr>
            <w:tcW w:w="1418" w:type="dxa"/>
            <w:gridSpan w:val="2"/>
            <w:shd w:val="clear" w:color="auto" w:fill="D9E2F3" w:themeFill="accent1" w:themeFillTint="33"/>
            <w:tcMar/>
          </w:tcPr>
          <w:p w:rsidRPr="00153623" w:rsidR="00153623" w:rsidP="00153623" w:rsidRDefault="00153623" w14:paraId="7A04E748" w14:textId="77777777">
            <w:pPr>
              <w:rPr>
                <w:rFonts w:cstheme="minorHAnsi"/>
                <w:b/>
                <w:bCs/>
                <w:lang w:eastAsia="ar-SA"/>
              </w:rPr>
            </w:pPr>
            <w:r w:rsidRPr="00153623">
              <w:rPr>
                <w:rFonts w:cstheme="minorHAnsi"/>
                <w:b/>
                <w:bCs/>
                <w:lang w:eastAsia="ar-SA"/>
              </w:rPr>
              <w:t>Semester</w:t>
            </w:r>
          </w:p>
          <w:p w:rsidRPr="00153623" w:rsidR="00153623" w:rsidP="00153623" w:rsidRDefault="00153623" w14:paraId="2929BE47" w14:textId="77777777">
            <w:pPr>
              <w:rPr>
                <w:rFonts w:cstheme="minorHAnsi"/>
                <w:lang w:eastAsia="ar-SA"/>
              </w:rPr>
            </w:pPr>
            <w:r w:rsidRPr="00153623">
              <w:rPr>
                <w:rFonts w:cstheme="minorHAnsi"/>
                <w:i/>
                <w:iCs/>
                <w:sz w:val="18"/>
                <w:szCs w:val="18"/>
                <w:lang w:eastAsia="ar-SA"/>
              </w:rPr>
              <w:t>(if applicable)</w:t>
            </w:r>
          </w:p>
        </w:tc>
        <w:tc>
          <w:tcPr>
            <w:tcW w:w="425" w:type="dxa"/>
            <w:shd w:val="clear" w:color="auto" w:fill="FFFFFF" w:themeFill="background1"/>
            <w:tcMar/>
          </w:tcPr>
          <w:p w:rsidRPr="00153623" w:rsidR="00153623" w:rsidP="00153623" w:rsidRDefault="00FA3D6A" w14:paraId="41756CDB" w14:textId="1FA08F59">
            <w:pPr>
              <w:rPr>
                <w:rFonts w:cstheme="minorHAnsi"/>
                <w:b/>
                <w:bCs/>
                <w:lang w:eastAsia="ar-SA"/>
              </w:rPr>
            </w:pPr>
            <w:r>
              <w:rPr>
                <w:rFonts w:cstheme="minorHAnsi"/>
                <w:b/>
                <w:bCs/>
                <w:lang w:eastAsia="ar-SA"/>
              </w:rPr>
              <w:t>2</w:t>
            </w:r>
          </w:p>
        </w:tc>
        <w:tc>
          <w:tcPr>
            <w:tcW w:w="1134" w:type="dxa"/>
            <w:shd w:val="clear" w:color="auto" w:fill="D9E2F3" w:themeFill="accent1" w:themeFillTint="33"/>
            <w:tcMar/>
          </w:tcPr>
          <w:p w:rsidRPr="00153623" w:rsidR="00153623" w:rsidP="00153623" w:rsidRDefault="00153623" w14:paraId="50DDD6D6" w14:textId="77777777">
            <w:pPr>
              <w:rPr>
                <w:rFonts w:cstheme="minorHAnsi"/>
                <w:b/>
                <w:bCs/>
                <w:lang w:eastAsia="ar-SA"/>
              </w:rPr>
            </w:pPr>
            <w:r w:rsidRPr="00153623">
              <w:rPr>
                <w:rFonts w:cstheme="minorHAnsi"/>
                <w:b/>
                <w:bCs/>
                <w:lang w:eastAsia="ar-SA"/>
              </w:rPr>
              <w:t xml:space="preserve">Duration. </w:t>
            </w:r>
            <w:r w:rsidRPr="00153623">
              <w:rPr>
                <w:rFonts w:cstheme="minorHAnsi"/>
                <w:i/>
                <w:iCs/>
                <w:sz w:val="18"/>
                <w:szCs w:val="18"/>
                <w:lang w:eastAsia="ar-SA"/>
              </w:rPr>
              <w:t>(Weeks F/T)</w:t>
            </w:r>
          </w:p>
        </w:tc>
        <w:tc>
          <w:tcPr>
            <w:tcW w:w="567" w:type="dxa"/>
            <w:shd w:val="clear" w:color="auto" w:fill="FFFFFF" w:themeFill="background1"/>
            <w:tcMar/>
          </w:tcPr>
          <w:p w:rsidRPr="00153623" w:rsidR="00153623" w:rsidP="00153623" w:rsidRDefault="00FA3D6A" w14:paraId="6987C24E" w14:textId="63970078">
            <w:pPr>
              <w:spacing w:after="120"/>
              <w:rPr>
                <w:rFonts w:cstheme="minorHAnsi"/>
                <w:b/>
                <w:bCs/>
                <w:lang w:eastAsia="ar-SA"/>
              </w:rPr>
            </w:pPr>
            <w:r>
              <w:rPr>
                <w:rFonts w:cstheme="minorHAnsi"/>
                <w:b/>
                <w:bCs/>
                <w:lang w:eastAsia="ar-SA"/>
              </w:rPr>
              <w:t>12</w:t>
            </w:r>
          </w:p>
        </w:tc>
        <w:tc>
          <w:tcPr>
            <w:tcW w:w="850" w:type="dxa"/>
            <w:shd w:val="clear" w:color="auto" w:fill="D9E2F3" w:themeFill="accent1" w:themeFillTint="33"/>
            <w:tcMar/>
          </w:tcPr>
          <w:p w:rsidRPr="00153623" w:rsidR="00153623" w:rsidP="00153623" w:rsidRDefault="00153623" w14:paraId="18362020" w14:textId="77777777">
            <w:pPr>
              <w:spacing w:after="120"/>
              <w:rPr>
                <w:rFonts w:cstheme="minorHAnsi"/>
                <w:lang w:eastAsia="ar-SA"/>
              </w:rPr>
            </w:pPr>
            <w:r w:rsidRPr="00153623">
              <w:rPr>
                <w:rFonts w:cstheme="minorHAnsi"/>
                <w:b/>
                <w:bCs/>
                <w:lang w:eastAsia="ar-SA"/>
              </w:rPr>
              <w:t>ECTS</w:t>
            </w:r>
          </w:p>
        </w:tc>
        <w:tc>
          <w:tcPr>
            <w:tcW w:w="516" w:type="dxa"/>
            <w:shd w:val="clear" w:color="auto" w:fill="FFFFFF" w:themeFill="background1"/>
            <w:tcMar/>
          </w:tcPr>
          <w:p w:rsidRPr="00153623" w:rsidR="00153623" w:rsidP="00153623" w:rsidRDefault="00FA3D6A" w14:paraId="6F7B33C7" w14:textId="37DF3994">
            <w:pPr>
              <w:spacing w:after="120"/>
              <w:rPr>
                <w:rFonts w:cstheme="minorHAnsi"/>
                <w:lang w:eastAsia="ar-SA"/>
              </w:rPr>
            </w:pPr>
            <w:r>
              <w:rPr>
                <w:rFonts w:cstheme="minorHAnsi"/>
                <w:lang w:eastAsia="ar-SA"/>
              </w:rPr>
              <w:t>10</w:t>
            </w:r>
          </w:p>
        </w:tc>
      </w:tr>
      <w:tr w:rsidRPr="00153623" w:rsidR="00153623" w:rsidTr="29A9F3FA" w14:paraId="3255B521" w14:textId="77777777">
        <w:tc>
          <w:tcPr>
            <w:tcW w:w="1271" w:type="dxa"/>
            <w:shd w:val="clear" w:color="auto" w:fill="D9E2F3" w:themeFill="accent1" w:themeFillTint="33"/>
            <w:tcMar/>
          </w:tcPr>
          <w:p w:rsidRPr="00153623" w:rsidR="00153623" w:rsidP="00153623" w:rsidRDefault="00153623" w14:paraId="5DC65442" w14:textId="77777777">
            <w:pPr>
              <w:rPr>
                <w:rFonts w:cstheme="minorHAnsi"/>
                <w:lang w:eastAsia="ar-SA"/>
              </w:rPr>
            </w:pPr>
            <w:r w:rsidRPr="00153623">
              <w:rPr>
                <w:rFonts w:cstheme="minorHAnsi"/>
                <w:b/>
                <w:bCs/>
                <w:lang w:eastAsia="ar-SA"/>
              </w:rPr>
              <w:t>Mandatory / Elective (M/E)</w:t>
            </w:r>
          </w:p>
        </w:tc>
        <w:tc>
          <w:tcPr>
            <w:tcW w:w="425" w:type="dxa"/>
            <w:tcMar/>
          </w:tcPr>
          <w:p w:rsidRPr="00153623" w:rsidR="00153623" w:rsidP="00153623" w:rsidRDefault="00FA3D6A" w14:paraId="1C9B5ED1" w14:textId="6C37D4C0">
            <w:pPr>
              <w:rPr>
                <w:rFonts w:cstheme="minorHAnsi"/>
                <w:lang w:eastAsia="ar-SA"/>
              </w:rPr>
            </w:pPr>
            <w:r>
              <w:rPr>
                <w:rFonts w:cstheme="minorHAnsi"/>
                <w:lang w:eastAsia="ar-SA"/>
              </w:rPr>
              <w:t>M</w:t>
            </w:r>
          </w:p>
        </w:tc>
        <w:tc>
          <w:tcPr>
            <w:tcW w:w="1701" w:type="dxa"/>
            <w:shd w:val="clear" w:color="auto" w:fill="D9E2F3" w:themeFill="accent1" w:themeFillTint="33"/>
            <w:tcMar/>
          </w:tcPr>
          <w:p w:rsidRPr="00153623" w:rsidR="00153623" w:rsidP="00153623" w:rsidRDefault="00153623" w14:paraId="0F912E8D" w14:textId="77777777">
            <w:pPr>
              <w:rPr>
                <w:rFonts w:cstheme="minorHAnsi"/>
                <w:b/>
                <w:bCs/>
                <w:lang w:eastAsia="ar-SA"/>
              </w:rPr>
            </w:pPr>
            <w:r w:rsidRPr="00153623">
              <w:rPr>
                <w:rFonts w:cstheme="minorHAnsi"/>
                <w:b/>
                <w:bCs/>
                <w:lang w:eastAsia="ar-SA"/>
              </w:rPr>
              <w:t>Hours of Learner Effort / Week</w:t>
            </w:r>
            <w:r w:rsidRPr="00153623">
              <w:rPr>
                <w:rFonts w:eastAsia="Calibri" w:cstheme="minorHAnsi"/>
                <w:sz w:val="18"/>
                <w:szCs w:val="24"/>
                <w:vertAlign w:val="superscript"/>
                <w:lang w:eastAsia="ar-SA"/>
              </w:rPr>
              <w:footnoteReference w:id="1"/>
            </w:r>
          </w:p>
        </w:tc>
        <w:tc>
          <w:tcPr>
            <w:tcW w:w="709" w:type="dxa"/>
            <w:tcMar/>
          </w:tcPr>
          <w:p w:rsidRPr="00153623" w:rsidR="00153623" w:rsidP="00153623" w:rsidRDefault="00FA3D6A" w14:paraId="4FB39AA8" w14:textId="34E9B9FE">
            <w:pPr>
              <w:rPr>
                <w:rFonts w:cstheme="minorHAnsi"/>
                <w:b/>
                <w:bCs/>
                <w:lang w:eastAsia="ar-SA"/>
              </w:rPr>
            </w:pPr>
            <w:r>
              <w:rPr>
                <w:rFonts w:cstheme="minorHAnsi"/>
                <w:b/>
                <w:bCs/>
                <w:lang w:eastAsia="ar-SA"/>
              </w:rPr>
              <w:t>4</w:t>
            </w:r>
          </w:p>
        </w:tc>
        <w:tc>
          <w:tcPr>
            <w:tcW w:w="4910" w:type="dxa"/>
            <w:gridSpan w:val="7"/>
            <w:shd w:val="clear" w:color="auto" w:fill="D9E2F3" w:themeFill="accent1" w:themeFillTint="33"/>
            <w:tcMar/>
          </w:tcPr>
          <w:p w:rsidRPr="00153623" w:rsidR="00153623" w:rsidP="00153623" w:rsidRDefault="00153623" w14:paraId="38410B27" w14:textId="77777777">
            <w:pPr>
              <w:spacing w:after="120"/>
              <w:rPr>
                <w:rFonts w:cstheme="minorHAnsi"/>
                <w:lang w:eastAsia="ar-SA"/>
              </w:rPr>
            </w:pPr>
          </w:p>
        </w:tc>
      </w:tr>
      <w:tr w:rsidRPr="002E529C" w:rsidR="00153623" w:rsidTr="29A9F3FA" w14:paraId="6A69C16E" w14:textId="77777777">
        <w:tc>
          <w:tcPr>
            <w:tcW w:w="9016" w:type="dxa"/>
            <w:gridSpan w:val="11"/>
            <w:shd w:val="clear" w:color="auto" w:fill="E7E6E6" w:themeFill="background2"/>
            <w:tcMar/>
          </w:tcPr>
          <w:p w:rsidRPr="002E529C" w:rsidR="00153623" w:rsidP="002E529C" w:rsidRDefault="00153623" w14:paraId="1D12844A" w14:textId="77777777">
            <w:pPr>
              <w:spacing w:after="120"/>
              <w:jc w:val="center"/>
              <w:rPr>
                <w:rFonts w:cstheme="minorHAnsi"/>
                <w:b/>
                <w:bCs/>
                <w:lang w:eastAsia="ar-SA"/>
              </w:rPr>
            </w:pPr>
            <w:r w:rsidRPr="002E529C">
              <w:rPr>
                <w:rFonts w:cstheme="minorHAnsi"/>
                <w:b/>
                <w:bCs/>
                <w:lang w:eastAsia="ar-SA"/>
              </w:rPr>
              <w:t>Analysis of required hours of learning effort</w:t>
            </w:r>
          </w:p>
        </w:tc>
      </w:tr>
      <w:tr w:rsidRPr="002E529C" w:rsidR="00153623" w:rsidTr="29A9F3FA" w14:paraId="3587F9C1" w14:textId="77777777">
        <w:trPr>
          <w:trHeight w:val="458"/>
        </w:trPr>
        <w:tc>
          <w:tcPr>
            <w:tcW w:w="5098" w:type="dxa"/>
            <w:gridSpan w:val="5"/>
            <w:shd w:val="clear" w:color="auto" w:fill="D9E2F3" w:themeFill="accent1" w:themeFillTint="33"/>
            <w:tcMar/>
            <w:vAlign w:val="bottom"/>
          </w:tcPr>
          <w:p w:rsidRPr="002E529C" w:rsidR="00153623" w:rsidP="002E529C" w:rsidRDefault="00153623" w14:paraId="762E7BCA" w14:textId="77777777">
            <w:pPr>
              <w:spacing w:after="120"/>
              <w:rPr>
                <w:rFonts w:cstheme="minorHAnsi"/>
                <w:b/>
                <w:bCs/>
                <w:lang w:eastAsia="ar-SA"/>
              </w:rPr>
            </w:pPr>
            <w:r w:rsidRPr="002E529C">
              <w:rPr>
                <w:rFonts w:cstheme="minorHAnsi"/>
                <w:b/>
                <w:bCs/>
                <w:lang w:eastAsia="ar-SA"/>
              </w:rPr>
              <w:t>Teaching and Learning Modalities</w:t>
            </w:r>
          </w:p>
        </w:tc>
        <w:tc>
          <w:tcPr>
            <w:tcW w:w="1985" w:type="dxa"/>
            <w:gridSpan w:val="3"/>
            <w:shd w:val="clear" w:color="auto" w:fill="D9E2F3" w:themeFill="accent1" w:themeFillTint="33"/>
            <w:tcMar/>
            <w:vAlign w:val="bottom"/>
          </w:tcPr>
          <w:p w:rsidRPr="002E529C" w:rsidR="00153623" w:rsidP="002E529C" w:rsidRDefault="00153623" w14:paraId="704FE49F" w14:textId="77777777">
            <w:pPr>
              <w:rPr>
                <w:rFonts w:cstheme="minorHAnsi"/>
                <w:lang w:eastAsia="ar-SA"/>
              </w:rPr>
            </w:pPr>
            <w:r w:rsidRPr="002E529C">
              <w:rPr>
                <w:rFonts w:ascii="Segoe UI Symbol" w:hAnsi="Segoe UI Symbol" w:cs="Segoe UI Symbol"/>
                <w:szCs w:val="24"/>
                <w:lang w:eastAsia="ar-SA"/>
              </w:rPr>
              <w:t>✔</w:t>
            </w:r>
            <w:r w:rsidRPr="002E529C">
              <w:rPr>
                <w:rFonts w:eastAsia="Calibri" w:cstheme="minorHAnsi"/>
                <w:b/>
                <w:bCs/>
                <w:szCs w:val="24"/>
                <w:lang w:eastAsia="ar-SA"/>
              </w:rPr>
              <w:t>if relevant to this module</w:t>
            </w:r>
          </w:p>
        </w:tc>
        <w:tc>
          <w:tcPr>
            <w:tcW w:w="1933" w:type="dxa"/>
            <w:gridSpan w:val="3"/>
            <w:shd w:val="clear" w:color="auto" w:fill="D9E2F3" w:themeFill="accent1" w:themeFillTint="33"/>
            <w:tcMar/>
            <w:vAlign w:val="bottom"/>
          </w:tcPr>
          <w:p w:rsidRPr="002E529C" w:rsidR="00153623" w:rsidP="002E529C" w:rsidRDefault="00153623" w14:paraId="4402ABDC" w14:textId="77777777">
            <w:pPr>
              <w:rPr>
                <w:rFonts w:cstheme="minorHAnsi"/>
                <w:b/>
                <w:bCs/>
                <w:lang w:eastAsia="ar-SA"/>
              </w:rPr>
            </w:pPr>
            <w:r w:rsidRPr="002E529C">
              <w:rPr>
                <w:rFonts w:cstheme="minorHAnsi"/>
                <w:b/>
                <w:bCs/>
                <w:lang w:eastAsia="ar-SA"/>
              </w:rPr>
              <w:t>Approx. proportion of total (hours)</w:t>
            </w:r>
          </w:p>
        </w:tc>
      </w:tr>
      <w:tr w:rsidRPr="002E529C" w:rsidR="00153623" w:rsidTr="29A9F3FA" w14:paraId="5BCF2FDC" w14:textId="77777777">
        <w:tc>
          <w:tcPr>
            <w:tcW w:w="9016" w:type="dxa"/>
            <w:gridSpan w:val="11"/>
            <w:shd w:val="clear" w:color="auto" w:fill="F2F2F2" w:themeFill="background1" w:themeFillShade="F2"/>
            <w:tcMar/>
          </w:tcPr>
          <w:p w:rsidRPr="002E529C" w:rsidR="00153623" w:rsidP="002E529C" w:rsidRDefault="00153623" w14:paraId="3C852AFE" w14:textId="77777777">
            <w:pPr>
              <w:rPr>
                <w:rFonts w:cstheme="minorHAnsi"/>
                <w:b/>
                <w:bCs/>
                <w:lang w:eastAsia="ar-SA"/>
              </w:rPr>
            </w:pPr>
            <w:r w:rsidRPr="002E529C">
              <w:rPr>
                <w:rFonts w:cstheme="minorHAnsi"/>
                <w:b/>
                <w:bCs/>
                <w:lang w:eastAsia="ar-SA"/>
              </w:rPr>
              <w:t>Direct Contact Hours</w:t>
            </w:r>
          </w:p>
        </w:tc>
      </w:tr>
      <w:tr w:rsidRPr="002E529C" w:rsidR="00153623" w:rsidTr="29A9F3FA" w14:paraId="04C10DD4" w14:textId="77777777">
        <w:tc>
          <w:tcPr>
            <w:tcW w:w="5098" w:type="dxa"/>
            <w:gridSpan w:val="5"/>
            <w:tcMar/>
          </w:tcPr>
          <w:p w:rsidRPr="002E529C" w:rsidR="00153623" w:rsidP="002E529C" w:rsidRDefault="00153623" w14:paraId="366BDFBE" w14:textId="77777777">
            <w:pPr>
              <w:rPr>
                <w:rFonts w:cstheme="minorHAnsi"/>
                <w:lang w:eastAsia="ar-SA"/>
              </w:rPr>
            </w:pPr>
            <w:r w:rsidRPr="002E529C">
              <w:rPr>
                <w:rFonts w:cstheme="minorHAnsi"/>
                <w:lang w:eastAsia="ar-SA"/>
              </w:rPr>
              <w:t xml:space="preserve">On-site face-to-face </w:t>
            </w:r>
          </w:p>
        </w:tc>
        <w:tc>
          <w:tcPr>
            <w:tcW w:w="1985" w:type="dxa"/>
            <w:gridSpan w:val="3"/>
            <w:tcMar/>
          </w:tcPr>
          <w:p w:rsidRPr="002E529C" w:rsidR="00153623" w:rsidP="29A9F3FA" w:rsidRDefault="00FA3D6A" w14:paraId="6373472D" w14:textId="4A3463C8">
            <w:pPr>
              <w:rPr>
                <w:rFonts w:ascii="Segoe UI Symbol" w:hAnsi="Segoe UI Symbol" w:cs="Segoe UI Symbol"/>
                <w:i w:val="1"/>
                <w:iCs w:val="1"/>
                <w:lang w:eastAsia="ar-SA"/>
                <w:rPrChange w:author="Anna Phillips" w:date="2026-03-25T19:50:46.887Z" w:id="1431171830">
                  <w:rPr>
                    <w:rFonts w:cs="Calibri" w:cstheme="minorAscii"/>
                    <w:lang w:eastAsia="ar-SA"/>
                  </w:rPr>
                </w:rPrChange>
              </w:rPr>
            </w:pPr>
            <w:r w:rsidRPr="29A9F3FA" w:rsidR="00FA3D6A">
              <w:rPr>
                <w:rFonts w:ascii="Segoe UI Symbol" w:hAnsi="Segoe UI Symbol" w:cs="Segoe UI Symbol"/>
              </w:rPr>
              <w:t>✔</w:t>
            </w:r>
            <w:ins w:author="Anna Phillips" w:date="2026-03-25T19:50:55.206Z" w16du:dateUtc="2026-03-25T19:50:55.206Z" w:id="1213489534">
              <w:r w:rsidRPr="29A9F3FA" w:rsidR="34469C7B">
                <w:rPr>
                  <w:rFonts w:ascii="Segoe UI Symbol" w:hAnsi="Segoe UI Symbol" w:cs="Segoe UI Symbol"/>
                </w:rPr>
                <w:t xml:space="preserve"> </w:t>
              </w:r>
              <w:r w:rsidRPr="29A9F3FA" w:rsidR="34469C7B">
                <w:rPr>
                  <w:rFonts w:ascii="Calibri" w:hAnsi="Calibri" w:eastAsia="Calibri" w:cs="Calibri" w:asciiTheme="minorAscii" w:hAnsiTheme="minorAscii" w:eastAsiaTheme="minorAscii" w:cstheme="minorAscii"/>
                  <w:i w:val="1"/>
                  <w:iCs w:val="1"/>
                  <w:rPrChange w:author="Anna Phillips" w:date="2026-03-25T19:51:04.8Z" w16du:dateUtc="2026-03-25T19:51:04.8Z" w:id="1767981371">
                    <w:rPr>
                      <w:rFonts w:ascii="Segoe UI Symbol" w:hAnsi="Segoe UI Symbol" w:cs="Segoe UI Symbol"/>
                      <w:i w:val="1"/>
                      <w:iCs w:val="1"/>
                    </w:rPr>
                  </w:rPrChange>
                </w:rPr>
                <w:t>(Full Time Version)</w:t>
              </w:r>
            </w:ins>
          </w:p>
        </w:tc>
        <w:tc>
          <w:tcPr>
            <w:tcW w:w="1933" w:type="dxa"/>
            <w:gridSpan w:val="3"/>
            <w:tcMar/>
          </w:tcPr>
          <w:p w:rsidRPr="002E529C" w:rsidR="00153623" w:rsidP="002E529C" w:rsidRDefault="00153623" w14:paraId="587E6A4E" w14:textId="544B8AC6">
            <w:pPr>
              <w:spacing w:after="120"/>
              <w:rPr>
                <w:rFonts w:cstheme="minorHAnsi"/>
                <w:lang w:eastAsia="ar-SA"/>
              </w:rPr>
            </w:pPr>
            <w:r w:rsidRPr="002E529C">
              <w:rPr>
                <w:rFonts w:cstheme="minorHAnsi"/>
                <w:lang w:eastAsia="ar-SA"/>
              </w:rPr>
              <w:t xml:space="preserve"> </w:t>
            </w:r>
            <w:r w:rsidRPr="002E529C" w:rsidR="00FA3D6A">
              <w:rPr>
                <w:rFonts w:cstheme="minorHAnsi"/>
                <w:lang w:eastAsia="ar-SA"/>
              </w:rPr>
              <w:t>48</w:t>
            </w:r>
          </w:p>
        </w:tc>
      </w:tr>
      <w:tr w:rsidRPr="002E529C" w:rsidR="00153623" w:rsidTr="29A9F3FA" w14:paraId="13CABC6D" w14:textId="77777777">
        <w:tc>
          <w:tcPr>
            <w:tcW w:w="5098" w:type="dxa"/>
            <w:gridSpan w:val="5"/>
            <w:tcMar/>
          </w:tcPr>
          <w:p w:rsidRPr="002E529C" w:rsidR="00153623" w:rsidP="002E529C" w:rsidRDefault="00153623" w14:paraId="7D3C292C" w14:textId="77777777">
            <w:pPr>
              <w:spacing w:after="120"/>
              <w:rPr>
                <w:szCs w:val="24"/>
                <w:lang w:eastAsia="ar-SA"/>
              </w:rPr>
            </w:pPr>
            <w:r w:rsidRPr="002E529C">
              <w:rPr>
                <w:szCs w:val="24"/>
                <w:lang w:eastAsia="ar-SA"/>
              </w:rPr>
              <w:t>Synchronous online</w:t>
            </w:r>
          </w:p>
        </w:tc>
        <w:tc>
          <w:tcPr>
            <w:tcW w:w="1985" w:type="dxa"/>
            <w:gridSpan w:val="3"/>
            <w:tcMar/>
          </w:tcPr>
          <w:p w:rsidRPr="002E529C" w:rsidR="00153623" w:rsidP="29A9F3FA" w:rsidRDefault="00153623" w14:paraId="08046ECE" w14:textId="11B9A189">
            <w:pPr>
              <w:rPr>
                <w:rFonts w:ascii="Segoe UI Symbol" w:hAnsi="Segoe UI Symbol" w:cs="Segoe UI Symbol"/>
                <w:i w:val="1"/>
                <w:iCs w:val="1"/>
                <w:lang w:eastAsia="ar-SA"/>
              </w:rPr>
            </w:pPr>
            <w:ins w:author="Anna Phillips" w:date="2026-03-25T19:52:17.478Z" w16du:dateUtc="2026-03-25T19:52:17.478Z" w:id="1416894046">
              <w:r w:rsidRPr="29A9F3FA" w:rsidR="19927DAA">
                <w:rPr>
                  <w:rFonts w:ascii="Segoe UI Symbol" w:hAnsi="Segoe UI Symbol" w:cs="Segoe UI Symbol"/>
                </w:rPr>
                <w:t xml:space="preserve">✔ </w:t>
              </w:r>
              <w:r w:rsidRPr="29A9F3FA" w:rsidR="19927DAA">
                <w:rPr>
                  <w:rFonts w:ascii="Calibri" w:hAnsi="Calibri" w:eastAsia="Calibri" w:cs="Calibri" w:asciiTheme="minorAscii" w:hAnsiTheme="minorAscii" w:eastAsiaTheme="minorAscii" w:cstheme="minorAscii"/>
                  <w:i w:val="1"/>
                  <w:iCs w:val="1"/>
                </w:rPr>
                <w:t>(Part Time Version)</w:t>
              </w:r>
            </w:ins>
          </w:p>
        </w:tc>
        <w:tc>
          <w:tcPr>
            <w:tcW w:w="1933" w:type="dxa"/>
            <w:gridSpan w:val="3"/>
            <w:tcMar/>
          </w:tcPr>
          <w:p w:rsidRPr="002E529C" w:rsidR="00153623" w:rsidP="29A9F3FA" w:rsidRDefault="00153623" w14:paraId="2D1B8504" w14:textId="06143D60">
            <w:pPr>
              <w:rPr>
                <w:rFonts w:cs="Calibri" w:cstheme="minorAscii"/>
                <w:lang w:eastAsia="ar-SA"/>
              </w:rPr>
            </w:pPr>
            <w:ins w:author="Anna Phillips" w:date="2026-03-25T19:52:47.003Z" w16du:dateUtc="2026-03-25T19:52:47.003Z" w:id="1810284741">
              <w:r w:rsidRPr="29A9F3FA" w:rsidR="19927DAA">
                <w:rPr>
                  <w:rFonts w:cs="Calibri" w:cstheme="minorAscii"/>
                  <w:lang w:eastAsia="ar-SA"/>
                </w:rPr>
                <w:t>24</w:t>
              </w:r>
            </w:ins>
          </w:p>
        </w:tc>
      </w:tr>
      <w:tr w:rsidRPr="002E529C" w:rsidR="00153623" w:rsidTr="29A9F3FA" w14:paraId="5CC0672F" w14:textId="77777777">
        <w:tc>
          <w:tcPr>
            <w:tcW w:w="5098" w:type="dxa"/>
            <w:gridSpan w:val="5"/>
            <w:shd w:val="clear" w:color="auto" w:fill="FFFFFF" w:themeFill="background1"/>
            <w:tcMar/>
          </w:tcPr>
          <w:p w:rsidRPr="002E529C" w:rsidR="00153623" w:rsidP="002E529C" w:rsidRDefault="00153623" w14:paraId="63AB707F" w14:textId="77777777">
            <w:pPr>
              <w:rPr>
                <w:szCs w:val="24"/>
                <w:lang w:eastAsia="ar-SA"/>
              </w:rPr>
            </w:pPr>
            <w:r w:rsidRPr="002E529C">
              <w:rPr>
                <w:szCs w:val="24"/>
                <w:lang w:eastAsia="ar-SA"/>
              </w:rPr>
              <w:t>Synchronous blended</w:t>
            </w:r>
          </w:p>
        </w:tc>
        <w:tc>
          <w:tcPr>
            <w:tcW w:w="1985" w:type="dxa"/>
            <w:gridSpan w:val="3"/>
            <w:shd w:val="clear" w:color="auto" w:fill="FFFFFF" w:themeFill="background1"/>
            <w:tcMar/>
          </w:tcPr>
          <w:p w:rsidRPr="002E529C" w:rsidR="00153623" w:rsidP="002E529C" w:rsidRDefault="00153623" w14:paraId="43079C3E" w14:textId="77777777">
            <w:pPr>
              <w:rPr>
                <w:szCs w:val="24"/>
                <w:lang w:eastAsia="ar-SA"/>
              </w:rPr>
            </w:pPr>
          </w:p>
        </w:tc>
        <w:tc>
          <w:tcPr>
            <w:tcW w:w="1933" w:type="dxa"/>
            <w:gridSpan w:val="3"/>
            <w:shd w:val="clear" w:color="auto" w:fill="FFFFFF" w:themeFill="background1"/>
            <w:tcMar/>
          </w:tcPr>
          <w:p w:rsidRPr="002E529C" w:rsidR="00153623" w:rsidP="002E529C" w:rsidRDefault="00153623" w14:paraId="1601C3C7" w14:textId="77777777">
            <w:pPr>
              <w:rPr>
                <w:szCs w:val="24"/>
                <w:lang w:eastAsia="ar-SA"/>
              </w:rPr>
            </w:pPr>
          </w:p>
        </w:tc>
      </w:tr>
      <w:tr w:rsidRPr="002E529C" w:rsidR="00153623" w:rsidTr="29A9F3FA" w14:paraId="1D91535B" w14:textId="77777777">
        <w:trPr>
          <w:trHeight w:val="300"/>
        </w:trPr>
        <w:tc>
          <w:tcPr>
            <w:tcW w:w="9016" w:type="dxa"/>
            <w:gridSpan w:val="11"/>
            <w:shd w:val="clear" w:color="auto" w:fill="F2F2F2" w:themeFill="background1" w:themeFillShade="F2"/>
            <w:tcMar/>
          </w:tcPr>
          <w:p w:rsidRPr="002E529C" w:rsidR="00153623" w:rsidP="002E529C" w:rsidRDefault="00153623" w14:paraId="5C435143" w14:textId="77777777">
            <w:pPr>
              <w:rPr>
                <w:b/>
                <w:bCs/>
                <w:szCs w:val="24"/>
                <w:lang w:eastAsia="ar-SA"/>
              </w:rPr>
            </w:pPr>
            <w:r w:rsidRPr="002E529C">
              <w:rPr>
                <w:b/>
                <w:bCs/>
                <w:szCs w:val="24"/>
                <w:lang w:eastAsia="ar-SA"/>
              </w:rPr>
              <w:t>Indirect/Non-contact Hours</w:t>
            </w:r>
          </w:p>
        </w:tc>
      </w:tr>
      <w:tr w:rsidRPr="002E529C" w:rsidR="00153623" w:rsidTr="29A9F3FA" w14:paraId="089F3CB3" w14:textId="77777777">
        <w:tc>
          <w:tcPr>
            <w:tcW w:w="5098" w:type="dxa"/>
            <w:gridSpan w:val="5"/>
            <w:tcMar/>
          </w:tcPr>
          <w:p w:rsidRPr="002E529C" w:rsidR="00153623" w:rsidP="002E529C" w:rsidRDefault="00153623" w14:paraId="6B377FA1" w14:textId="77777777">
            <w:pPr>
              <w:spacing w:after="120"/>
              <w:rPr>
                <w:rFonts w:cstheme="minorHAnsi"/>
                <w:lang w:eastAsia="ar-SA"/>
              </w:rPr>
            </w:pPr>
            <w:r w:rsidRPr="002E529C">
              <w:rPr>
                <w:rFonts w:cstheme="minorHAnsi"/>
                <w:lang w:eastAsia="ar-SA"/>
              </w:rPr>
              <w:t xml:space="preserve">Asynchronous </w:t>
            </w:r>
          </w:p>
        </w:tc>
        <w:tc>
          <w:tcPr>
            <w:tcW w:w="1985" w:type="dxa"/>
            <w:gridSpan w:val="3"/>
            <w:tcMar/>
          </w:tcPr>
          <w:p w:rsidRPr="002E529C" w:rsidR="00153623" w:rsidP="29A9F3FA" w:rsidRDefault="00153623" w14:paraId="4B283ED2" w14:textId="7A033A94">
            <w:pPr>
              <w:rPr>
                <w:rFonts w:ascii="Segoe UI Symbol" w:hAnsi="Segoe UI Symbol" w:cs="Segoe UI Symbol"/>
                <w:i w:val="1"/>
                <w:iCs w:val="1"/>
                <w:lang w:eastAsia="ar-SA"/>
              </w:rPr>
            </w:pPr>
            <w:ins w:author="Anna Phillips" w:date="2026-03-25T19:52:55.04Z" w16du:dateUtc="2026-03-25T19:52:55.04Z" w:id="210070062">
              <w:r w:rsidRPr="29A9F3FA" w:rsidR="0B846133">
                <w:rPr>
                  <w:rFonts w:ascii="Segoe UI Symbol" w:hAnsi="Segoe UI Symbol" w:cs="Segoe UI Symbol"/>
                </w:rPr>
                <w:t xml:space="preserve">✔ </w:t>
              </w:r>
              <w:r w:rsidRPr="29A9F3FA" w:rsidR="0B846133">
                <w:rPr>
                  <w:rFonts w:ascii="Calibri" w:hAnsi="Calibri" w:eastAsia="Calibri" w:cs="Calibri" w:asciiTheme="minorAscii" w:hAnsiTheme="minorAscii" w:eastAsiaTheme="minorAscii" w:cstheme="minorAscii"/>
                  <w:i w:val="1"/>
                  <w:iCs w:val="1"/>
                </w:rPr>
                <w:t>(Part Time Version)</w:t>
              </w:r>
            </w:ins>
          </w:p>
        </w:tc>
        <w:tc>
          <w:tcPr>
            <w:tcW w:w="1933" w:type="dxa"/>
            <w:gridSpan w:val="3"/>
            <w:tcMar/>
          </w:tcPr>
          <w:p w:rsidRPr="002E529C" w:rsidR="00153623" w:rsidP="29A9F3FA" w:rsidRDefault="00153623" w14:paraId="61FED787" w14:textId="1324DE53">
            <w:pPr>
              <w:spacing w:after="120"/>
              <w:rPr>
                <w:rFonts w:cs="Calibri" w:cstheme="minorAscii"/>
                <w:lang w:eastAsia="ar-SA"/>
              </w:rPr>
            </w:pPr>
            <w:ins w:author="Anna Phillips" w:date="2026-03-25T19:52:49.424Z" w16du:dateUtc="2026-03-25T19:52:49.424Z" w:id="416076202">
              <w:r w:rsidRPr="29A9F3FA" w:rsidR="0B846133">
                <w:rPr>
                  <w:rFonts w:cs="Calibri" w:cstheme="minorAscii"/>
                  <w:lang w:eastAsia="ar-SA"/>
                </w:rPr>
                <w:t>24</w:t>
              </w:r>
            </w:ins>
          </w:p>
        </w:tc>
      </w:tr>
      <w:tr w:rsidRPr="002E529C" w:rsidR="00153623" w:rsidTr="29A9F3FA" w14:paraId="413E3061" w14:textId="77777777">
        <w:trPr>
          <w:trHeight w:val="300"/>
        </w:trPr>
        <w:tc>
          <w:tcPr>
            <w:tcW w:w="5098" w:type="dxa"/>
            <w:gridSpan w:val="5"/>
            <w:tcMar/>
          </w:tcPr>
          <w:p w:rsidRPr="002E529C" w:rsidR="00153623" w:rsidP="002E529C" w:rsidRDefault="00153623" w14:paraId="5FE84CA8" w14:textId="77777777">
            <w:pPr>
              <w:rPr>
                <w:szCs w:val="24"/>
                <w:lang w:eastAsia="ar-SA"/>
              </w:rPr>
            </w:pPr>
            <w:r w:rsidRPr="002E529C">
              <w:rPr>
                <w:szCs w:val="24"/>
                <w:lang w:eastAsia="ar-SA"/>
              </w:rPr>
              <w:t xml:space="preserve">Independent Learning </w:t>
            </w:r>
          </w:p>
        </w:tc>
        <w:tc>
          <w:tcPr>
            <w:tcW w:w="1985" w:type="dxa"/>
            <w:gridSpan w:val="3"/>
            <w:tcMar/>
          </w:tcPr>
          <w:p w:rsidRPr="002E529C" w:rsidR="00153623" w:rsidP="002E529C" w:rsidRDefault="00153623" w14:paraId="6DD1BA9F" w14:textId="77777777">
            <w:pPr>
              <w:rPr>
                <w:szCs w:val="24"/>
                <w:lang w:eastAsia="ar-SA"/>
              </w:rPr>
            </w:pPr>
          </w:p>
        </w:tc>
        <w:tc>
          <w:tcPr>
            <w:tcW w:w="1933" w:type="dxa"/>
            <w:gridSpan w:val="3"/>
            <w:tcMar/>
          </w:tcPr>
          <w:p w:rsidRPr="002E529C" w:rsidR="00153623" w:rsidP="002E529C" w:rsidRDefault="00153623" w14:paraId="21F14DB0" w14:textId="77777777">
            <w:pPr>
              <w:rPr>
                <w:szCs w:val="24"/>
                <w:lang w:eastAsia="ar-SA"/>
              </w:rPr>
            </w:pPr>
          </w:p>
        </w:tc>
      </w:tr>
      <w:tr w:rsidRPr="002E529C" w:rsidR="00153623" w:rsidTr="29A9F3FA" w14:paraId="7ACEE85A" w14:textId="77777777">
        <w:tc>
          <w:tcPr>
            <w:tcW w:w="5098" w:type="dxa"/>
            <w:gridSpan w:val="5"/>
            <w:tcMar/>
          </w:tcPr>
          <w:p w:rsidRPr="002E529C" w:rsidR="00153623" w:rsidP="002E529C" w:rsidRDefault="00153623" w14:paraId="09D2D21B" w14:textId="77777777">
            <w:pPr>
              <w:spacing w:after="120"/>
              <w:rPr>
                <w:rFonts w:cstheme="minorHAnsi"/>
                <w:lang w:eastAsia="ar-SA"/>
              </w:rPr>
            </w:pPr>
            <w:r w:rsidRPr="002E529C">
              <w:rPr>
                <w:rFonts w:cstheme="minorHAnsi"/>
                <w:lang w:eastAsia="ar-SA"/>
              </w:rPr>
              <w:t>Work Based</w:t>
            </w:r>
          </w:p>
        </w:tc>
        <w:tc>
          <w:tcPr>
            <w:tcW w:w="1985" w:type="dxa"/>
            <w:gridSpan w:val="3"/>
            <w:tcMar/>
          </w:tcPr>
          <w:p w:rsidRPr="002E529C" w:rsidR="00153623" w:rsidP="002E529C" w:rsidRDefault="00153623" w14:paraId="77D3199E" w14:textId="77777777">
            <w:pPr>
              <w:rPr>
                <w:rFonts w:cstheme="minorHAnsi"/>
                <w:lang w:eastAsia="ar-SA"/>
              </w:rPr>
            </w:pPr>
          </w:p>
        </w:tc>
        <w:tc>
          <w:tcPr>
            <w:tcW w:w="1933" w:type="dxa"/>
            <w:gridSpan w:val="3"/>
            <w:tcMar/>
          </w:tcPr>
          <w:p w:rsidRPr="002E529C" w:rsidR="00153623" w:rsidP="002E529C" w:rsidRDefault="00153623" w14:paraId="788AAAFF" w14:textId="77777777">
            <w:pPr>
              <w:spacing w:after="120"/>
              <w:rPr>
                <w:rFonts w:cstheme="minorHAnsi"/>
                <w:lang w:eastAsia="ar-SA"/>
              </w:rPr>
            </w:pPr>
          </w:p>
        </w:tc>
      </w:tr>
      <w:tr w:rsidRPr="002E529C" w:rsidR="00153623" w:rsidTr="29A9F3FA" w14:paraId="17287C03" w14:textId="77777777">
        <w:tc>
          <w:tcPr>
            <w:tcW w:w="5098" w:type="dxa"/>
            <w:gridSpan w:val="5"/>
            <w:tcMar/>
          </w:tcPr>
          <w:p w:rsidRPr="002E529C" w:rsidR="00153623" w:rsidP="29A9F3FA" w:rsidRDefault="00153623" w14:paraId="6EB4BE4D" w14:textId="77777777">
            <w:pPr>
              <w:spacing w:after="120"/>
              <w:rPr>
                <w:rFonts w:cs="Calibri" w:cstheme="minorAscii"/>
                <w:lang w:eastAsia="ar-SA"/>
              </w:rPr>
            </w:pPr>
            <w:commentRangeStart w:id="864996467"/>
            <w:r w:rsidRPr="29A9F3FA" w:rsidR="00153623">
              <w:rPr>
                <w:rFonts w:cs="Calibri" w:cstheme="minorAscii"/>
                <w:lang w:eastAsia="ar-SA"/>
              </w:rPr>
              <w:t>Other (Identify)</w:t>
            </w:r>
          </w:p>
        </w:tc>
        <w:tc>
          <w:tcPr>
            <w:tcW w:w="1985" w:type="dxa"/>
            <w:gridSpan w:val="3"/>
            <w:tcMar/>
          </w:tcPr>
          <w:p w:rsidRPr="002E529C" w:rsidR="00153623" w:rsidP="29A9F3FA" w:rsidRDefault="00FA3D6A" w14:paraId="26F588AF" w14:textId="0AE0C6D6">
            <w:pPr>
              <w:rPr>
                <w:rFonts w:ascii="Segoe UI Symbol" w:hAnsi="Segoe UI Symbol" w:cs="Segoe UI Symbol"/>
                <w:i w:val="1"/>
                <w:iCs w:val="1"/>
                <w:lang w:eastAsia="ar-SA"/>
                <w:rPrChange w:author="Anna Phillips" w:date="2026-03-25T19:51:51.675Z" w:id="1803500693">
                  <w:rPr>
                    <w:rFonts w:cs="Calibri" w:cstheme="minorAscii"/>
                    <w:lang w:eastAsia="ar-SA"/>
                  </w:rPr>
                </w:rPrChange>
              </w:rPr>
            </w:pPr>
            <w:r w:rsidRPr="29A9F3FA" w:rsidR="00FA3D6A">
              <w:rPr>
                <w:rFonts w:ascii="Segoe UI Symbol" w:hAnsi="Segoe UI Symbol" w:cs="Segoe UI Symbol"/>
              </w:rPr>
              <w:t>✔</w:t>
            </w:r>
            <w:ins w:author="Anna Phillips" w:date="2026-03-25T19:51:59.892Z" w16du:dateUtc="2026-03-25T19:51:59.892Z" w:id="1314490504">
              <w:r w:rsidRPr="29A9F3FA" w:rsidR="71637AA5">
                <w:rPr>
                  <w:rFonts w:ascii="Segoe UI Symbol" w:hAnsi="Segoe UI Symbol" w:cs="Segoe UI Symbol"/>
                </w:rPr>
                <w:t xml:space="preserve"> </w:t>
              </w:r>
              <w:r w:rsidRPr="29A9F3FA" w:rsidR="71637AA5">
                <w:rPr>
                  <w:rFonts w:ascii="Calibri" w:hAnsi="Calibri" w:eastAsia="Calibri" w:cs="Calibri" w:asciiTheme="minorAscii" w:hAnsiTheme="minorAscii" w:eastAsiaTheme="minorAscii" w:cstheme="minorAscii"/>
                  <w:i w:val="1"/>
                  <w:iCs w:val="1"/>
                  <w:rPrChange w:author="Anna Phillips" w:date="2026-03-25T19:52:09.367Z" w16du:dateUtc="2026-03-25T19:52:09.367Z" w:id="1438944960">
                    <w:rPr>
                      <w:rFonts w:ascii="Segoe UI Symbol" w:hAnsi="Segoe UI Symbol" w:cs="Segoe UI Symbol"/>
                      <w:i w:val="1"/>
                      <w:iCs w:val="1"/>
                    </w:rPr>
                  </w:rPrChange>
                </w:rPr>
                <w:t>(Full and Part Time V</w:t>
              </w:r>
            </w:ins>
            <w:ins w:author="Anna Phillips" w:date="2026-03-25T19:52:01.893Z" w16du:dateUtc="2026-03-25T19:52:01.893Z" w:id="8031113">
              <w:r w:rsidRPr="29A9F3FA" w:rsidR="71637AA5">
                <w:rPr>
                  <w:rFonts w:ascii="Calibri" w:hAnsi="Calibri" w:eastAsia="Calibri" w:cs="Calibri" w:asciiTheme="minorAscii" w:hAnsiTheme="minorAscii" w:eastAsiaTheme="minorAscii" w:cstheme="minorAscii"/>
                  <w:i w:val="1"/>
                  <w:iCs w:val="1"/>
                  <w:rPrChange w:author="Anna Phillips" w:date="2026-03-25T19:52:09.371Z" w16du:dateUtc="2026-03-25T19:52:09.371Z" w:id="142953350">
                    <w:rPr>
                      <w:rFonts w:ascii="Segoe UI Symbol" w:hAnsi="Segoe UI Symbol" w:cs="Segoe UI Symbol"/>
                      <w:i w:val="1"/>
                      <w:iCs w:val="1"/>
                    </w:rPr>
                  </w:rPrChange>
                </w:rPr>
                <w:t>ersions)</w:t>
              </w:r>
            </w:ins>
          </w:p>
        </w:tc>
        <w:tc>
          <w:tcPr>
            <w:tcW w:w="1933" w:type="dxa"/>
            <w:gridSpan w:val="3"/>
            <w:tcMar/>
          </w:tcPr>
          <w:p w:rsidRPr="002E529C" w:rsidR="00153623" w:rsidP="29A9F3FA" w:rsidRDefault="00FA3D6A" w14:paraId="34896D07" w14:textId="12C35A87">
            <w:pPr>
              <w:rPr>
                <w:rFonts w:cs="Calibri" w:cstheme="minorAscii"/>
                <w:lang w:eastAsia="ar-SA"/>
              </w:rPr>
            </w:pPr>
            <w:r w:rsidRPr="29A9F3FA" w:rsidR="00FA3D6A">
              <w:rPr>
                <w:rFonts w:cs="Calibri" w:cstheme="minorAscii"/>
                <w:lang w:eastAsia="ar-SA"/>
              </w:rPr>
              <w:t>202</w:t>
            </w:r>
            <w:commentRangeEnd w:id="864996467"/>
            <w:r>
              <w:rPr>
                <w:rStyle w:val="CommentReference"/>
              </w:rPr>
              <w:commentReference w:id="864996467"/>
            </w:r>
          </w:p>
        </w:tc>
      </w:tr>
      <w:tr w:rsidRPr="002E529C" w:rsidR="00153623" w:rsidTr="29A9F3FA" w14:paraId="6ED82F63" w14:textId="77777777">
        <w:trPr>
          <w:trHeight w:val="319"/>
        </w:trPr>
        <w:tc>
          <w:tcPr>
            <w:tcW w:w="7083" w:type="dxa"/>
            <w:gridSpan w:val="8"/>
            <w:shd w:val="clear" w:color="auto" w:fill="F2F2F2" w:themeFill="background1" w:themeFillShade="F2"/>
            <w:tcMar/>
          </w:tcPr>
          <w:p w:rsidRPr="002E529C" w:rsidR="00153623" w:rsidP="002E529C" w:rsidRDefault="00153623" w14:paraId="072A4A19" w14:textId="77777777">
            <w:pPr>
              <w:rPr>
                <w:rFonts w:cstheme="minorHAnsi"/>
                <w:lang w:eastAsia="ar-SA"/>
              </w:rPr>
            </w:pPr>
            <w:r w:rsidRPr="002E529C">
              <w:rPr>
                <w:rFonts w:cstheme="minorHAnsi"/>
                <w:b/>
                <w:bCs/>
                <w:lang w:eastAsia="ar-SA"/>
              </w:rPr>
              <w:t>Total</w:t>
            </w:r>
          </w:p>
        </w:tc>
        <w:tc>
          <w:tcPr>
            <w:tcW w:w="1933" w:type="dxa"/>
            <w:gridSpan w:val="3"/>
            <w:tcMar/>
          </w:tcPr>
          <w:p w:rsidRPr="002E529C" w:rsidR="00153623" w:rsidP="002E529C" w:rsidRDefault="00FA3D6A" w14:paraId="7C694DBC" w14:textId="2AC66F0E">
            <w:pPr>
              <w:rPr>
                <w:rFonts w:cstheme="minorHAnsi"/>
                <w:lang w:eastAsia="ar-SA"/>
              </w:rPr>
            </w:pPr>
            <w:r w:rsidRPr="002E529C">
              <w:rPr>
                <w:rFonts w:cstheme="minorHAnsi"/>
                <w:lang w:eastAsia="ar-SA"/>
              </w:rPr>
              <w:t>250</w:t>
            </w:r>
          </w:p>
        </w:tc>
      </w:tr>
    </w:tbl>
    <w:p w:rsidRPr="002E529C" w:rsidR="00FA3D6A" w:rsidP="002E529C" w:rsidRDefault="00FA3D6A" w14:paraId="7513ECFB" w14:textId="17667ACD">
      <w:pPr>
        <w:rPr>
          <w:del w:author="Anna Phillips" w:date="2026-03-25T19:53:02.081Z" w16du:dateUtc="2026-03-25T19:53:02.081Z" w:id="257521344"/>
        </w:rPr>
      </w:pPr>
      <w:del w:author="Anna Phillips" w:date="2026-03-25T19:53:02.081Z" w16du:dateUtc="2026-03-25T19:53:02.081Z" w:id="1068626168">
        <w:r w:rsidRPr="29A9F3FA" w:rsidDel="00FA3D6A">
          <w:rPr>
            <w:b w:val="1"/>
            <w:bCs w:val="1"/>
          </w:rPr>
          <w:delText>Note:</w:delText>
        </w:r>
        <w:r w:rsidDel="00FA3D6A">
          <w:delText xml:space="preserve"> * The hours outlined in the table above represent the base mode of full-time on campus delivery. This programme will also be available through part-time online delivery. Variations to the required hours of learning effort for this delivery mode are available in the Programme Schedule. </w:delText>
        </w:r>
      </w:del>
    </w:p>
    <w:tbl>
      <w:tblPr>
        <w:tblStyle w:val="TableGrid"/>
        <w:tblW w:w="9016" w:type="dxa"/>
        <w:tblInd w:w="0" w:type="dxa"/>
        <w:tblLayout w:type="fixed"/>
        <w:tblLook w:val="04A0" w:firstRow="1" w:lastRow="0" w:firstColumn="1" w:lastColumn="0" w:noHBand="0" w:noVBand="1"/>
      </w:tblPr>
      <w:tblGrid>
        <w:gridCol w:w="2063"/>
        <w:gridCol w:w="3035"/>
        <w:gridCol w:w="1843"/>
        <w:gridCol w:w="2075"/>
      </w:tblGrid>
      <w:tr w:rsidRPr="002E529C" w:rsidR="00153623" w:rsidTr="29A9F3FA" w14:paraId="626612DE" w14:textId="77777777">
        <w:tc>
          <w:tcPr>
            <w:tcW w:w="5098" w:type="dxa"/>
            <w:gridSpan w:val="2"/>
            <w:shd w:val="clear" w:color="auto" w:fill="D9E2F3" w:themeFill="accent1" w:themeFillTint="33"/>
            <w:tcMar/>
          </w:tcPr>
          <w:p w:rsidRPr="002E529C" w:rsidR="00153623" w:rsidP="002E529C" w:rsidRDefault="00153623" w14:paraId="480AF7E3" w14:textId="77777777">
            <w:pPr>
              <w:spacing w:after="120"/>
              <w:rPr>
                <w:rFonts w:cstheme="minorHAnsi"/>
                <w:b/>
                <w:bCs/>
                <w:lang w:eastAsia="ar-SA"/>
              </w:rPr>
            </w:pPr>
            <w:r w:rsidRPr="002E529C">
              <w:rPr>
                <w:rFonts w:cstheme="minorHAnsi"/>
                <w:b/>
                <w:bCs/>
                <w:lang w:eastAsia="ar-SA"/>
              </w:rPr>
              <w:t>Pre-Requisite Module, if any.  Module Number and Title</w:t>
            </w:r>
          </w:p>
        </w:tc>
        <w:tc>
          <w:tcPr>
            <w:tcW w:w="3918" w:type="dxa"/>
            <w:gridSpan w:val="2"/>
            <w:tcMar/>
          </w:tcPr>
          <w:p w:rsidRPr="002E529C" w:rsidR="00153623" w:rsidP="002E529C" w:rsidRDefault="002E529C" w14:paraId="67D49BB3" w14:textId="23655811">
            <w:pPr>
              <w:rPr>
                <w:rFonts w:cstheme="minorHAnsi"/>
                <w:lang w:eastAsia="ar-SA"/>
              </w:rPr>
            </w:pPr>
            <w:r w:rsidRPr="002E529C">
              <w:rPr>
                <w:rFonts w:cstheme="minorHAnsi"/>
                <w:lang w:eastAsia="ar-SA"/>
              </w:rPr>
              <w:t>No</w:t>
            </w:r>
          </w:p>
        </w:tc>
      </w:tr>
      <w:tr w:rsidRPr="002E529C" w:rsidR="00153623" w:rsidTr="29A9F3FA" w14:paraId="636EC52F" w14:textId="77777777">
        <w:tc>
          <w:tcPr>
            <w:tcW w:w="5098" w:type="dxa"/>
            <w:gridSpan w:val="2"/>
            <w:shd w:val="clear" w:color="auto" w:fill="D9E2F3" w:themeFill="accent1" w:themeFillTint="33"/>
            <w:tcMar/>
          </w:tcPr>
          <w:p w:rsidRPr="002E529C" w:rsidR="00153623" w:rsidP="002E529C" w:rsidRDefault="00153623" w14:paraId="00EEBD9F" w14:textId="77777777">
            <w:pPr>
              <w:spacing w:after="120"/>
              <w:rPr>
                <w:rFonts w:cstheme="minorHAnsi"/>
                <w:b/>
                <w:bCs/>
                <w:lang w:eastAsia="ar-SA"/>
              </w:rPr>
            </w:pPr>
            <w:r w:rsidRPr="002E529C">
              <w:rPr>
                <w:rFonts w:cstheme="minorHAnsi"/>
                <w:b/>
                <w:bCs/>
                <w:lang w:eastAsia="ar-SA"/>
              </w:rPr>
              <w:t>Co-Requisite Module, if any.  Module Number and Title</w:t>
            </w:r>
          </w:p>
        </w:tc>
        <w:tc>
          <w:tcPr>
            <w:tcW w:w="3918" w:type="dxa"/>
            <w:gridSpan w:val="2"/>
            <w:tcMar/>
          </w:tcPr>
          <w:p w:rsidRPr="002E529C" w:rsidR="00153623" w:rsidP="002E529C" w:rsidRDefault="002E529C" w14:paraId="61ED309C" w14:textId="7A45B44C">
            <w:pPr>
              <w:spacing w:after="120"/>
              <w:rPr>
                <w:rFonts w:cstheme="minorHAnsi"/>
                <w:lang w:eastAsia="ar-SA"/>
              </w:rPr>
            </w:pPr>
            <w:r w:rsidRPr="002E529C">
              <w:rPr>
                <w:rFonts w:cstheme="minorHAnsi"/>
                <w:lang w:eastAsia="ar-SA"/>
              </w:rPr>
              <w:t>No</w:t>
            </w:r>
          </w:p>
        </w:tc>
      </w:tr>
      <w:tr w:rsidRPr="002E529C" w:rsidR="00153623" w:rsidTr="29A9F3FA" w14:paraId="68BAB99D" w14:textId="77777777">
        <w:tc>
          <w:tcPr>
            <w:tcW w:w="5098" w:type="dxa"/>
            <w:gridSpan w:val="2"/>
            <w:shd w:val="clear" w:color="auto" w:fill="D9E2F3" w:themeFill="accent1" w:themeFillTint="33"/>
            <w:tcMar/>
          </w:tcPr>
          <w:p w:rsidRPr="002E529C" w:rsidR="00153623" w:rsidP="002E529C" w:rsidRDefault="00153623" w14:paraId="2B8F92B0" w14:textId="77777777">
            <w:pPr>
              <w:spacing w:after="120"/>
              <w:rPr>
                <w:rFonts w:cstheme="minorHAnsi"/>
                <w:b/>
                <w:bCs/>
                <w:lang w:eastAsia="ar-SA"/>
              </w:rPr>
            </w:pPr>
            <w:r w:rsidRPr="002E529C">
              <w:rPr>
                <w:rFonts w:cstheme="minorHAnsi"/>
                <w:b/>
                <w:bCs/>
                <w:lang w:eastAsia="ar-SA"/>
              </w:rPr>
              <w:t>Maximum number of learners per instance of the module</w:t>
            </w:r>
          </w:p>
        </w:tc>
        <w:tc>
          <w:tcPr>
            <w:tcW w:w="3918" w:type="dxa"/>
            <w:gridSpan w:val="2"/>
            <w:tcMar/>
          </w:tcPr>
          <w:p w:rsidRPr="002E529C" w:rsidR="00153623" w:rsidP="002E529C" w:rsidRDefault="00FA3D6A" w14:paraId="3DFB3205" w14:textId="7CC21E05">
            <w:pPr>
              <w:rPr>
                <w:rFonts w:cstheme="minorHAnsi"/>
                <w:lang w:eastAsia="ar-SA"/>
              </w:rPr>
            </w:pPr>
            <w:r w:rsidRPr="002E529C">
              <w:rPr>
                <w:rFonts w:cstheme="minorHAnsi"/>
                <w:lang w:eastAsia="ar-SA"/>
              </w:rPr>
              <w:t>70</w:t>
            </w:r>
          </w:p>
        </w:tc>
      </w:tr>
      <w:tr w:rsidRPr="002E529C" w:rsidR="00153623" w:rsidTr="29A9F3FA" w14:paraId="7C67C66E" w14:textId="77777777">
        <w:tc>
          <w:tcPr>
            <w:tcW w:w="9016" w:type="dxa"/>
            <w:gridSpan w:val="4"/>
            <w:shd w:val="clear" w:color="auto" w:fill="E7E6E6" w:themeFill="background2"/>
            <w:tcMar/>
          </w:tcPr>
          <w:p w:rsidRPr="002E529C" w:rsidR="00153623" w:rsidP="002E529C" w:rsidRDefault="00153623" w14:paraId="5E6FA708" w14:textId="77777777">
            <w:pPr>
              <w:jc w:val="center"/>
              <w:rPr>
                <w:rFonts w:cstheme="minorHAnsi"/>
                <w:b/>
                <w:bCs/>
                <w:lang w:eastAsia="ar-SA"/>
              </w:rPr>
            </w:pPr>
            <w:r w:rsidRPr="002E529C">
              <w:rPr>
                <w:rFonts w:cstheme="minorHAnsi"/>
                <w:b/>
                <w:bCs/>
                <w:lang w:eastAsia="ar-SA"/>
              </w:rPr>
              <w:t>Specification of the qualifications (academic, pedagogical and professional/occupational) and experience required of staff working in this module.</w:t>
            </w:r>
          </w:p>
        </w:tc>
      </w:tr>
      <w:tr w:rsidRPr="002E529C" w:rsidR="00153623" w:rsidTr="29A9F3FA" w14:paraId="4DFEEC3A" w14:textId="77777777">
        <w:tc>
          <w:tcPr>
            <w:tcW w:w="2063" w:type="dxa"/>
            <w:shd w:val="clear" w:color="auto" w:fill="D9E2F3" w:themeFill="accent1" w:themeFillTint="33"/>
            <w:tcMar/>
          </w:tcPr>
          <w:p w:rsidRPr="002E529C" w:rsidR="00153623" w:rsidP="002E529C" w:rsidRDefault="00153623" w14:paraId="343452B6" w14:textId="77777777">
            <w:pPr>
              <w:jc w:val="center"/>
              <w:rPr>
                <w:rFonts w:cstheme="minorHAnsi"/>
                <w:b/>
                <w:bCs/>
                <w:lang w:eastAsia="ar-SA"/>
              </w:rPr>
            </w:pPr>
            <w:r w:rsidRPr="002E529C">
              <w:rPr>
                <w:rFonts w:cstheme="minorHAnsi"/>
                <w:b/>
                <w:bCs/>
                <w:lang w:eastAsia="ar-SA"/>
              </w:rPr>
              <w:t xml:space="preserve">Role e.g., </w:t>
            </w:r>
          </w:p>
          <w:p w:rsidRPr="002E529C" w:rsidR="00153623" w:rsidP="002E529C" w:rsidRDefault="00153623" w14:paraId="5655E78F" w14:textId="77777777">
            <w:pPr>
              <w:jc w:val="center"/>
              <w:rPr>
                <w:rFonts w:cstheme="minorHAnsi"/>
                <w:b/>
                <w:bCs/>
                <w:lang w:eastAsia="ar-SA"/>
              </w:rPr>
            </w:pPr>
            <w:r w:rsidRPr="002E529C">
              <w:rPr>
                <w:rFonts w:cstheme="minorHAnsi"/>
                <w:b/>
                <w:bCs/>
                <w:lang w:eastAsia="ar-SA"/>
              </w:rPr>
              <w:t>Tutor, Mentor, Lecturer, Research Supervisor, etc.</w:t>
            </w:r>
          </w:p>
        </w:tc>
        <w:tc>
          <w:tcPr>
            <w:tcW w:w="4878" w:type="dxa"/>
            <w:gridSpan w:val="2"/>
            <w:shd w:val="clear" w:color="auto" w:fill="D9E2F3" w:themeFill="accent1" w:themeFillTint="33"/>
            <w:tcMar/>
          </w:tcPr>
          <w:p w:rsidRPr="002E529C" w:rsidR="00153623" w:rsidP="002E529C" w:rsidRDefault="00153623" w14:paraId="38A131D1" w14:textId="77777777">
            <w:pPr>
              <w:jc w:val="center"/>
              <w:rPr>
                <w:rFonts w:cstheme="minorHAnsi"/>
                <w:b/>
                <w:bCs/>
                <w:lang w:eastAsia="ar-SA"/>
              </w:rPr>
            </w:pPr>
          </w:p>
          <w:p w:rsidRPr="002E529C" w:rsidR="00153623" w:rsidP="002E529C" w:rsidRDefault="00153623" w14:paraId="1B00E2BD" w14:textId="77777777">
            <w:pPr>
              <w:jc w:val="center"/>
              <w:rPr>
                <w:rFonts w:cstheme="minorHAnsi"/>
                <w:b/>
                <w:bCs/>
                <w:lang w:eastAsia="ar-SA"/>
              </w:rPr>
            </w:pPr>
            <w:r w:rsidRPr="002E529C">
              <w:rPr>
                <w:rFonts w:cstheme="minorHAnsi"/>
                <w:b/>
                <w:bCs/>
                <w:lang w:eastAsia="ar-SA"/>
              </w:rPr>
              <w:t>Qualifications &amp; experience required</w:t>
            </w:r>
          </w:p>
        </w:tc>
        <w:tc>
          <w:tcPr>
            <w:tcW w:w="2075" w:type="dxa"/>
            <w:shd w:val="clear" w:color="auto" w:fill="D9E2F3" w:themeFill="accent1" w:themeFillTint="33"/>
            <w:tcMar/>
          </w:tcPr>
          <w:p w:rsidRPr="002E529C" w:rsidR="00153623" w:rsidP="002E529C" w:rsidRDefault="00153623" w14:paraId="0C072EE6" w14:textId="77777777">
            <w:pPr>
              <w:jc w:val="center"/>
              <w:rPr>
                <w:rFonts w:cstheme="minorHAnsi"/>
                <w:b/>
                <w:bCs/>
                <w:lang w:eastAsia="ar-SA"/>
              </w:rPr>
            </w:pPr>
          </w:p>
          <w:p w:rsidRPr="002E529C" w:rsidR="00153623" w:rsidP="002E529C" w:rsidRDefault="00153623" w14:paraId="0A9EF6EA" w14:textId="77777777">
            <w:pPr>
              <w:jc w:val="center"/>
              <w:rPr>
                <w:rFonts w:cstheme="minorHAnsi"/>
                <w:b/>
                <w:bCs/>
                <w:lang w:eastAsia="ar-SA"/>
              </w:rPr>
            </w:pPr>
            <w:r w:rsidRPr="002E529C">
              <w:rPr>
                <w:rFonts w:cstheme="minorHAnsi"/>
                <w:b/>
                <w:bCs/>
                <w:lang w:eastAsia="ar-SA"/>
              </w:rPr>
              <w:t>Staff (X</w:t>
            </w:r>
            <w:proofErr w:type="gramStart"/>
            <w:r w:rsidRPr="002E529C">
              <w:rPr>
                <w:rFonts w:cstheme="minorHAnsi"/>
                <w:b/>
                <w:bCs/>
                <w:lang w:eastAsia="ar-SA"/>
              </w:rPr>
              <w:t>) :</w:t>
            </w:r>
            <w:proofErr w:type="gramEnd"/>
            <w:r w:rsidRPr="002E529C">
              <w:rPr>
                <w:rFonts w:cstheme="minorHAnsi"/>
                <w:b/>
                <w:bCs/>
                <w:lang w:eastAsia="ar-SA"/>
              </w:rPr>
              <w:t xml:space="preserve"> Learner (Y) Ratio  </w:t>
            </w:r>
          </w:p>
          <w:p w:rsidRPr="002E529C" w:rsidR="00153623" w:rsidP="002E529C" w:rsidRDefault="00153623" w14:paraId="0F731BD1" w14:textId="77777777">
            <w:pPr>
              <w:jc w:val="center"/>
              <w:rPr>
                <w:rFonts w:cstheme="minorHAnsi"/>
                <w:b/>
                <w:bCs/>
                <w:lang w:eastAsia="ar-SA"/>
              </w:rPr>
            </w:pPr>
            <w:r w:rsidRPr="002E529C">
              <w:rPr>
                <w:rFonts w:cstheme="minorHAnsi"/>
                <w:b/>
                <w:bCs/>
                <w:lang w:eastAsia="ar-SA"/>
              </w:rPr>
              <w:t xml:space="preserve">Express as </w:t>
            </w:r>
            <w:proofErr w:type="gramStart"/>
            <w:r w:rsidRPr="002E529C">
              <w:rPr>
                <w:rFonts w:cstheme="minorHAnsi"/>
                <w:b/>
                <w:bCs/>
                <w:lang w:eastAsia="ar-SA"/>
              </w:rPr>
              <w:t>X:Y</w:t>
            </w:r>
            <w:proofErr w:type="gramEnd"/>
          </w:p>
        </w:tc>
      </w:tr>
      <w:tr w:rsidRPr="00153623" w:rsidR="002E529C" w:rsidTr="29A9F3FA" w14:paraId="7900AF20" w14:textId="77777777">
        <w:tc>
          <w:tcPr>
            <w:tcW w:w="2063" w:type="dxa"/>
            <w:shd w:val="clear" w:color="auto" w:fill="FFFFFF" w:themeFill="background1"/>
            <w:tcMar/>
          </w:tcPr>
          <w:p w:rsidRPr="002E529C" w:rsidR="002E529C" w:rsidP="002E529C" w:rsidRDefault="002E529C" w14:paraId="47B95BF7" w14:textId="35D493AB">
            <w:pPr>
              <w:spacing w:after="120"/>
              <w:rPr>
                <w:rFonts w:cstheme="minorHAnsi"/>
                <w:lang w:eastAsia="ar-SA"/>
              </w:rPr>
            </w:pPr>
            <w:r w:rsidRPr="002E529C">
              <w:rPr>
                <w:rStyle w:val="normaltextrun"/>
                <w:rFonts w:ascii="Calibri" w:hAnsi="Calibri" w:cs="Calibri" w:eastAsiaTheme="majorEastAsia"/>
                <w:sz w:val="22"/>
                <w:szCs w:val="22"/>
                <w:lang w:val="en-GB"/>
              </w:rPr>
              <w:t>Lecturer</w:t>
            </w:r>
            <w:r w:rsidRPr="002E529C">
              <w:rPr>
                <w:rStyle w:val="eop"/>
                <w:rFonts w:ascii="Calibri" w:hAnsi="Calibri" w:cs="Calibri" w:eastAsiaTheme="majorEastAsia"/>
                <w:sz w:val="22"/>
                <w:szCs w:val="22"/>
              </w:rPr>
              <w:t> </w:t>
            </w:r>
          </w:p>
        </w:tc>
        <w:tc>
          <w:tcPr>
            <w:tcW w:w="4878" w:type="dxa"/>
            <w:gridSpan w:val="2"/>
            <w:shd w:val="clear" w:color="auto" w:fill="FFFFFF" w:themeFill="background1"/>
            <w:tcMar/>
          </w:tcPr>
          <w:p w:rsidRPr="002E529C" w:rsidR="002E529C" w:rsidP="002E529C" w:rsidRDefault="002E529C" w14:paraId="2D09E5FA" w14:textId="3731E4A2">
            <w:pPr>
              <w:spacing w:after="120"/>
              <w:rPr>
                <w:rFonts w:cstheme="minorHAnsi"/>
                <w:lang w:eastAsia="ar-SA"/>
              </w:rPr>
            </w:pPr>
            <w:r w:rsidRPr="002E529C">
              <w:rPr>
                <w:rStyle w:val="normaltextrun"/>
                <w:rFonts w:ascii="Calibri" w:hAnsi="Calibri" w:cs="Calibri" w:eastAsiaTheme="majorEastAsia"/>
                <w:sz w:val="22"/>
                <w:szCs w:val="22"/>
                <w:lang w:val="en-GB"/>
              </w:rPr>
              <w:t>MSc and/or PhD degree in computer science, mathematics or cognate discipline. May have industry experience also.</w:t>
            </w:r>
            <w:r w:rsidRPr="002E529C">
              <w:rPr>
                <w:rStyle w:val="eop"/>
                <w:rFonts w:ascii="Calibri" w:hAnsi="Calibri" w:cs="Calibri" w:eastAsiaTheme="majorEastAsia"/>
                <w:sz w:val="22"/>
                <w:szCs w:val="22"/>
              </w:rPr>
              <w:t> </w:t>
            </w:r>
          </w:p>
        </w:tc>
        <w:tc>
          <w:tcPr>
            <w:tcW w:w="2075" w:type="dxa"/>
            <w:shd w:val="clear" w:color="auto" w:fill="FFFFFF" w:themeFill="background1"/>
            <w:tcMar/>
          </w:tcPr>
          <w:p w:rsidRPr="002E529C" w:rsidR="002E529C" w:rsidP="29A9F3FA" w:rsidRDefault="002E529C" w14:paraId="164D25A1" w14:textId="6A605E64">
            <w:pPr>
              <w:spacing w:after="120"/>
              <w:rPr>
                <w:ins w:author="Anna Phillips" w:date="2026-03-25T19:53:09.816Z" w16du:dateUtc="2026-03-25T19:53:09.816Z" w:id="2084883713"/>
                <w:rFonts w:cs="Calibri" w:cstheme="minorAscii"/>
                <w:lang w:eastAsia="ar-SA"/>
              </w:rPr>
            </w:pPr>
            <w:r w:rsidRPr="29A9F3FA" w:rsidR="66D7AE53">
              <w:rPr>
                <w:rStyle w:val="normaltextrun"/>
                <w:rFonts w:ascii="Calibri" w:hAnsi="Calibri" w:eastAsia="" w:cs="Calibri" w:eastAsiaTheme="majorEastAsia"/>
                <w:sz w:val="22"/>
                <w:szCs w:val="22"/>
                <w:lang w:val="en-GB"/>
              </w:rPr>
              <w:t>1:70</w:t>
            </w:r>
            <w:r w:rsidRPr="29A9F3FA" w:rsidR="66D7AE53">
              <w:rPr>
                <w:rStyle w:val="eop"/>
                <w:rFonts w:ascii="Calibri" w:hAnsi="Calibri" w:eastAsia="" w:cs="Calibri" w:eastAsiaTheme="majorEastAsia"/>
                <w:sz w:val="22"/>
                <w:szCs w:val="22"/>
              </w:rPr>
              <w:t> </w:t>
            </w:r>
            <w:ins w:author="Anna Phillips" w:date="2026-03-25T19:53:09.246Z" w16du:dateUtc="2026-03-25T19:53:09.246Z" w:id="1750218825">
              <w:r w:rsidRPr="29A9F3FA" w:rsidR="1F94261D">
                <w:rPr>
                  <w:rStyle w:val="eop"/>
                  <w:rFonts w:ascii="Calibri" w:hAnsi="Calibri" w:eastAsia="" w:cs="Calibri" w:eastAsiaTheme="majorEastAsia"/>
                  <w:sz w:val="22"/>
                  <w:szCs w:val="22"/>
                </w:rPr>
                <w:t>in-person</w:t>
              </w:r>
            </w:ins>
          </w:p>
          <w:p w:rsidRPr="002E529C" w:rsidR="002E529C" w:rsidP="29A9F3FA" w:rsidRDefault="002E529C" w14:paraId="6FC87A17" w14:textId="70BAC6A1">
            <w:pPr>
              <w:spacing w:after="120"/>
              <w:rPr>
                <w:rStyle w:val="eop"/>
                <w:rFonts w:ascii="Calibri" w:hAnsi="Calibri" w:eastAsia="" w:cs="Calibri" w:eastAsiaTheme="majorEastAsia"/>
                <w:sz w:val="22"/>
                <w:szCs w:val="22"/>
                <w:lang w:eastAsia="ar-SA"/>
              </w:rPr>
            </w:pPr>
            <w:ins w:author="Anna Phillips" w:date="2026-03-25T19:53:13.235Z" w16du:dateUtc="2026-03-25T19:53:13.235Z" w:id="1666525708">
              <w:r w:rsidRPr="29A9F3FA" w:rsidR="1F94261D">
                <w:rPr>
                  <w:rStyle w:val="eop"/>
                  <w:rFonts w:ascii="Calibri" w:hAnsi="Calibri" w:eastAsia="" w:cs="Calibri" w:eastAsiaTheme="majorEastAsia"/>
                  <w:sz w:val="22"/>
                  <w:szCs w:val="22"/>
                </w:rPr>
                <w:t>1:30 online</w:t>
              </w:r>
            </w:ins>
          </w:p>
        </w:tc>
      </w:tr>
      <w:tr w:rsidRPr="00153623" w:rsidR="002E529C" w:rsidTr="29A9F3FA" w14:paraId="044C6F02" w14:textId="77777777">
        <w:tc>
          <w:tcPr>
            <w:tcW w:w="2063" w:type="dxa"/>
            <w:shd w:val="clear" w:color="auto" w:fill="FFFFFF" w:themeFill="background1"/>
            <w:tcMar/>
          </w:tcPr>
          <w:p w:rsidRPr="00153623" w:rsidR="002E529C" w:rsidP="002E529C" w:rsidRDefault="002E529C" w14:paraId="2A4B58AF" w14:textId="401810AA">
            <w:pPr>
              <w:spacing w:after="120"/>
              <w:rPr>
                <w:rFonts w:cstheme="minorHAnsi"/>
                <w:lang w:eastAsia="ar-SA"/>
              </w:rPr>
            </w:pPr>
            <w:r>
              <w:rPr>
                <w:rStyle w:val="normaltextrun"/>
                <w:rFonts w:ascii="Calibri" w:hAnsi="Calibri" w:cs="Calibri" w:eastAsiaTheme="majorEastAsia"/>
                <w:sz w:val="22"/>
                <w:szCs w:val="22"/>
                <w:lang w:val="en-GB"/>
              </w:rPr>
              <w:t>Tutor</w:t>
            </w:r>
            <w:r>
              <w:rPr>
                <w:rStyle w:val="eop"/>
                <w:rFonts w:ascii="Calibri" w:hAnsi="Calibri" w:cs="Calibri" w:eastAsiaTheme="majorEastAsia"/>
                <w:sz w:val="22"/>
                <w:szCs w:val="22"/>
              </w:rPr>
              <w:t> </w:t>
            </w:r>
          </w:p>
        </w:tc>
        <w:tc>
          <w:tcPr>
            <w:tcW w:w="4878" w:type="dxa"/>
            <w:gridSpan w:val="2"/>
            <w:shd w:val="clear" w:color="auto" w:fill="FFFFFF" w:themeFill="background1"/>
            <w:tcMar/>
          </w:tcPr>
          <w:p w:rsidRPr="00C74710" w:rsidR="002E529C" w:rsidP="002E529C" w:rsidRDefault="002E529C" w14:paraId="2796075E" w14:textId="76442A56">
            <w:pPr>
              <w:spacing w:after="120"/>
              <w:rPr>
                <w:rFonts w:cstheme="minorHAnsi"/>
                <w:highlight w:val="yellow"/>
                <w:lang w:eastAsia="ar-SA"/>
              </w:rPr>
            </w:pPr>
            <w:r>
              <w:rPr>
                <w:rStyle w:val="normaltextrun"/>
                <w:rFonts w:ascii="Calibri" w:hAnsi="Calibri" w:cs="Calibri" w:eastAsiaTheme="majorEastAsia"/>
                <w:sz w:val="22"/>
                <w:szCs w:val="22"/>
                <w:lang w:val="en-GB"/>
              </w:rPr>
              <w:t>MSc and/or PhD degree in computer science, mathematics or cognate discipline. May have industry experience also.</w:t>
            </w:r>
            <w:r>
              <w:rPr>
                <w:rStyle w:val="eop"/>
                <w:rFonts w:ascii="Calibri" w:hAnsi="Calibri" w:cs="Calibri" w:eastAsiaTheme="majorEastAsia"/>
                <w:sz w:val="22"/>
                <w:szCs w:val="22"/>
              </w:rPr>
              <w:t> </w:t>
            </w:r>
          </w:p>
        </w:tc>
        <w:tc>
          <w:tcPr>
            <w:tcW w:w="2075" w:type="dxa"/>
            <w:shd w:val="clear" w:color="auto" w:fill="FFFFFF" w:themeFill="background1"/>
            <w:tcMar/>
          </w:tcPr>
          <w:p w:rsidRPr="00C74710" w:rsidR="002E529C" w:rsidP="29A9F3FA" w:rsidRDefault="002E529C" w14:paraId="41A57A2A" w14:textId="30192A9E">
            <w:pPr>
              <w:spacing w:after="120"/>
              <w:rPr>
                <w:rFonts w:cs="Calibri" w:cstheme="minorAscii"/>
                <w:highlight w:val="yellow"/>
                <w:lang w:eastAsia="ar-SA"/>
              </w:rPr>
            </w:pPr>
            <w:commentRangeStart w:id="431513621"/>
            <w:r w:rsidRPr="29A9F3FA" w:rsidR="66D7AE53">
              <w:rPr>
                <w:rStyle w:val="normaltextrun"/>
                <w:rFonts w:ascii="Calibri" w:hAnsi="Calibri" w:eastAsia="" w:cs="Calibri" w:eastAsiaTheme="majorEastAsia"/>
                <w:sz w:val="22"/>
                <w:szCs w:val="22"/>
                <w:lang w:val="en-GB"/>
              </w:rPr>
              <w:t>1:70</w:t>
            </w:r>
            <w:r w:rsidRPr="29A9F3FA" w:rsidR="66D7AE53">
              <w:rPr>
                <w:rStyle w:val="eop"/>
                <w:rFonts w:ascii="Calibri" w:hAnsi="Calibri" w:eastAsia="" w:cs="Calibri" w:eastAsiaTheme="majorEastAsia"/>
                <w:sz w:val="22"/>
                <w:szCs w:val="22"/>
              </w:rPr>
              <w:t> </w:t>
            </w:r>
            <w:commentRangeEnd w:id="431513621"/>
            <w:r>
              <w:rPr>
                <w:rStyle w:val="CommentReference"/>
              </w:rPr>
              <w:commentReference w:id="431513621"/>
            </w:r>
          </w:p>
        </w:tc>
      </w:tr>
    </w:tbl>
    <w:p w:rsidRPr="00153623" w:rsidR="00153623" w:rsidP="00153623" w:rsidRDefault="00153623" w14:paraId="57AE4EE2" w14:textId="77777777">
      <w:pPr>
        <w:suppressAutoHyphens/>
        <w:spacing w:after="120" w:line="240" w:lineRule="auto"/>
        <w:rPr>
          <w:rFonts w:ascii="Calibri" w:hAnsi="Calibri" w:eastAsia="Times New Roman" w:cs="Times New Roman"/>
          <w:kern w:val="0"/>
          <w:szCs w:val="24"/>
          <w:lang w:val="en-IE" w:eastAsia="ar-SA"/>
          <w14:ligatures w14:val="none"/>
        </w:rPr>
      </w:pPr>
      <w:r w:rsidRPr="00153623">
        <w:rPr>
          <w:rFonts w:ascii="Calibri" w:hAnsi="Calibri" w:eastAsia="Times New Roman" w:cs="Times New Roman"/>
          <w:kern w:val="0"/>
          <w:szCs w:val="24"/>
          <w:lang w:val="en-IE" w:eastAsia="ar-SA"/>
          <w14:ligatures w14:val="none"/>
        </w:rPr>
        <w:br w:type="page"/>
      </w:r>
    </w:p>
    <w:tbl>
      <w:tblPr>
        <w:tblStyle w:val="TableGrid"/>
        <w:tblW w:w="9016" w:type="dxa"/>
        <w:tblInd w:w="0" w:type="dxa"/>
        <w:tblLayout w:type="fixed"/>
        <w:tblLook w:val="04A0" w:firstRow="1" w:lastRow="0" w:firstColumn="1" w:lastColumn="0" w:noHBand="0" w:noVBand="1"/>
      </w:tblPr>
      <w:tblGrid>
        <w:gridCol w:w="2122"/>
        <w:gridCol w:w="850"/>
        <w:gridCol w:w="2126"/>
        <w:gridCol w:w="1134"/>
        <w:gridCol w:w="1843"/>
        <w:gridCol w:w="941"/>
      </w:tblGrid>
      <w:tr w:rsidRPr="00153623" w:rsidR="00153623" w:rsidTr="29A9F3FA" w14:paraId="2728C12B" w14:textId="77777777">
        <w:tc>
          <w:tcPr>
            <w:tcW w:w="9016" w:type="dxa"/>
            <w:gridSpan w:val="6"/>
            <w:shd w:val="clear" w:color="auto" w:fill="E7E6E6" w:themeFill="background2"/>
            <w:tcMar/>
          </w:tcPr>
          <w:p w:rsidRPr="00153623" w:rsidR="00153623" w:rsidP="00153623" w:rsidRDefault="00153623" w14:paraId="55152491" w14:textId="77777777">
            <w:pPr>
              <w:spacing w:after="120"/>
              <w:jc w:val="center"/>
              <w:rPr>
                <w:rFonts w:cstheme="minorHAnsi"/>
                <w:b/>
                <w:bCs/>
                <w:lang w:eastAsia="ar-SA"/>
              </w:rPr>
            </w:pPr>
            <w:r w:rsidRPr="00153623">
              <w:rPr>
                <w:rFonts w:cstheme="minorHAnsi"/>
                <w:b/>
                <w:bCs/>
                <w:lang w:eastAsia="ar-SA"/>
              </w:rPr>
              <w:t>Assessment Techniques – percentage contribution</w:t>
            </w:r>
          </w:p>
        </w:tc>
      </w:tr>
      <w:tr w:rsidRPr="00153623" w:rsidR="00153623" w:rsidTr="29A9F3FA" w14:paraId="796BF7EF" w14:textId="77777777">
        <w:tc>
          <w:tcPr>
            <w:tcW w:w="2122" w:type="dxa"/>
            <w:shd w:val="clear" w:color="auto" w:fill="D9E2F3" w:themeFill="accent1" w:themeFillTint="33"/>
            <w:tcMar/>
          </w:tcPr>
          <w:p w:rsidRPr="00153623" w:rsidR="00153623" w:rsidP="00153623" w:rsidRDefault="00153623" w14:paraId="61875713" w14:textId="77777777">
            <w:pPr>
              <w:jc w:val="center"/>
              <w:rPr>
                <w:rFonts w:cstheme="minorHAnsi"/>
                <w:b/>
                <w:bCs/>
                <w:lang w:eastAsia="ar-SA"/>
              </w:rPr>
            </w:pPr>
            <w:r w:rsidRPr="00153623">
              <w:rPr>
                <w:rFonts w:cstheme="minorHAnsi"/>
                <w:b/>
                <w:bCs/>
                <w:lang w:eastAsia="ar-SA"/>
              </w:rPr>
              <w:t xml:space="preserve">Continuous Assessment </w:t>
            </w:r>
          </w:p>
        </w:tc>
        <w:tc>
          <w:tcPr>
            <w:tcW w:w="850" w:type="dxa"/>
            <w:shd w:val="clear" w:color="auto" w:fill="FFFFFF" w:themeFill="background1"/>
            <w:tcMar/>
          </w:tcPr>
          <w:p w:rsidRPr="00153623" w:rsidR="00153623" w:rsidP="00153623" w:rsidRDefault="00153623" w14:paraId="2024668B" w14:textId="77777777">
            <w:pPr>
              <w:jc w:val="center"/>
              <w:rPr>
                <w:rFonts w:cstheme="minorHAnsi"/>
                <w:b/>
                <w:bCs/>
                <w:lang w:eastAsia="ar-SA"/>
              </w:rPr>
            </w:pPr>
          </w:p>
        </w:tc>
        <w:tc>
          <w:tcPr>
            <w:tcW w:w="2126" w:type="dxa"/>
            <w:shd w:val="clear" w:color="auto" w:fill="D9E2F3" w:themeFill="accent1" w:themeFillTint="33"/>
            <w:tcMar/>
          </w:tcPr>
          <w:p w:rsidRPr="00153623" w:rsidR="00153623" w:rsidP="00153623" w:rsidRDefault="00153623" w14:paraId="2F7EB8E4" w14:textId="77777777">
            <w:pPr>
              <w:jc w:val="center"/>
              <w:rPr>
                <w:rFonts w:cstheme="minorHAnsi"/>
                <w:b/>
                <w:bCs/>
                <w:lang w:eastAsia="ar-SA"/>
              </w:rPr>
            </w:pPr>
            <w:r w:rsidRPr="00153623">
              <w:rPr>
                <w:rFonts w:cstheme="minorHAnsi"/>
                <w:b/>
                <w:bCs/>
                <w:lang w:eastAsia="ar-SA"/>
              </w:rPr>
              <w:t>Proctored Exam – in person</w:t>
            </w:r>
          </w:p>
        </w:tc>
        <w:tc>
          <w:tcPr>
            <w:tcW w:w="1134" w:type="dxa"/>
            <w:shd w:val="clear" w:color="auto" w:fill="FFFFFF" w:themeFill="background1"/>
            <w:tcMar/>
          </w:tcPr>
          <w:p w:rsidRPr="00153623" w:rsidR="00153623" w:rsidP="29A9F3FA" w:rsidRDefault="00FA3D6A" w14:paraId="2B87C6DD" w14:textId="1395E94E">
            <w:pPr>
              <w:jc w:val="center"/>
              <w:rPr>
                <w:rFonts w:cs="Calibri" w:cstheme="minorAscii"/>
                <w:b w:val="1"/>
                <w:bCs w:val="1"/>
                <w:i w:val="1"/>
                <w:iCs w:val="1"/>
                <w:lang w:eastAsia="ar-SA"/>
                <w:rPrChange w:author="Anna Phillips" w:date="2026-03-25T19:54:05.143Z" w:id="1574097519">
                  <w:rPr>
                    <w:rFonts w:cs="Calibri" w:cstheme="minorAscii"/>
                    <w:b w:val="1"/>
                    <w:bCs w:val="1"/>
                    <w:lang w:eastAsia="ar-SA"/>
                  </w:rPr>
                </w:rPrChange>
              </w:rPr>
            </w:pPr>
            <w:r w:rsidRPr="29A9F3FA" w:rsidR="00FA3D6A">
              <w:rPr>
                <w:rFonts w:ascii="Calibri" w:hAnsi="Calibri" w:cs="Calibri" w:asciiTheme="minorAscii" w:hAnsiTheme="minorAscii" w:cstheme="minorAscii"/>
              </w:rPr>
              <w:t>40%</w:t>
            </w:r>
            <w:ins w:author="Anna Phillips" w:date="2026-03-25T19:54:10.283Z" w16du:dateUtc="2026-03-25T19:54:10.283Z" w:id="536529315">
              <w:r w:rsidRPr="29A9F3FA" w:rsidR="11CF1C6B">
                <w:rPr>
                  <w:rFonts w:ascii="Calibri" w:hAnsi="Calibri" w:cs="Calibri" w:asciiTheme="minorAscii" w:hAnsiTheme="minorAscii" w:cstheme="minorAscii"/>
                </w:rPr>
                <w:t xml:space="preserve"> (</w:t>
              </w:r>
              <w:r w:rsidRPr="29A9F3FA" w:rsidR="11CF1C6B">
                <w:rPr>
                  <w:rFonts w:ascii="Calibri" w:hAnsi="Calibri" w:cs="Calibri" w:asciiTheme="minorAscii" w:hAnsiTheme="minorAscii" w:cstheme="minorAscii"/>
                  <w:i w:val="1"/>
                  <w:iCs w:val="1"/>
                </w:rPr>
                <w:t>FT version)</w:t>
              </w:r>
            </w:ins>
          </w:p>
        </w:tc>
        <w:tc>
          <w:tcPr>
            <w:tcW w:w="1843" w:type="dxa"/>
            <w:shd w:val="clear" w:color="auto" w:fill="D9E2F3" w:themeFill="accent1" w:themeFillTint="33"/>
            <w:tcMar/>
          </w:tcPr>
          <w:p w:rsidRPr="00153623" w:rsidR="00153623" w:rsidP="00153623" w:rsidRDefault="00153623" w14:paraId="12E4E36E" w14:textId="77777777">
            <w:pPr>
              <w:jc w:val="center"/>
              <w:rPr>
                <w:rFonts w:cstheme="minorHAnsi"/>
                <w:b/>
                <w:bCs/>
                <w:lang w:eastAsia="ar-SA"/>
              </w:rPr>
            </w:pPr>
            <w:r w:rsidRPr="00153623">
              <w:rPr>
                <w:rFonts w:cstheme="minorHAnsi"/>
                <w:b/>
                <w:bCs/>
                <w:lang w:eastAsia="ar-SA"/>
              </w:rPr>
              <w:t>Practical Skills Based</w:t>
            </w:r>
          </w:p>
        </w:tc>
        <w:tc>
          <w:tcPr>
            <w:tcW w:w="941" w:type="dxa"/>
            <w:shd w:val="clear" w:color="auto" w:fill="FFFFFF" w:themeFill="background1"/>
            <w:tcMar/>
          </w:tcPr>
          <w:p w:rsidRPr="00153623" w:rsidR="00153623" w:rsidP="00153623" w:rsidRDefault="00153623" w14:paraId="71F5AFF3" w14:textId="77777777">
            <w:pPr>
              <w:jc w:val="center"/>
              <w:rPr>
                <w:rFonts w:cstheme="minorHAnsi"/>
                <w:b/>
                <w:bCs/>
                <w:lang w:eastAsia="ar-SA"/>
              </w:rPr>
            </w:pPr>
          </w:p>
        </w:tc>
      </w:tr>
      <w:tr w:rsidRPr="00153623" w:rsidR="00FA3D6A" w:rsidTr="29A9F3FA" w14:paraId="2477F440" w14:textId="77777777">
        <w:tc>
          <w:tcPr>
            <w:tcW w:w="2122" w:type="dxa"/>
            <w:shd w:val="clear" w:color="auto" w:fill="D9E2F3" w:themeFill="accent1" w:themeFillTint="33"/>
            <w:tcMar/>
          </w:tcPr>
          <w:p w:rsidRPr="00153623" w:rsidR="00FA3D6A" w:rsidP="00FA3D6A" w:rsidRDefault="00FA3D6A" w14:paraId="3E137300" w14:textId="77777777">
            <w:pPr>
              <w:jc w:val="center"/>
              <w:rPr>
                <w:rFonts w:cstheme="minorHAnsi"/>
                <w:b/>
                <w:bCs/>
                <w:lang w:eastAsia="ar-SA"/>
              </w:rPr>
            </w:pPr>
            <w:r w:rsidRPr="00153623">
              <w:rPr>
                <w:rFonts w:cstheme="minorHAnsi"/>
                <w:b/>
                <w:bCs/>
                <w:lang w:eastAsia="ar-SA"/>
              </w:rPr>
              <w:t>Project</w:t>
            </w:r>
          </w:p>
        </w:tc>
        <w:tc>
          <w:tcPr>
            <w:tcW w:w="850" w:type="dxa"/>
            <w:shd w:val="clear" w:color="auto" w:fill="FFFFFF" w:themeFill="background1"/>
            <w:tcMar/>
          </w:tcPr>
          <w:p w:rsidRPr="00153623" w:rsidR="00FA3D6A" w:rsidP="00FA3D6A" w:rsidRDefault="00FA3D6A" w14:paraId="0B2FA57D" w14:textId="113140BF">
            <w:pPr>
              <w:jc w:val="center"/>
              <w:rPr>
                <w:rFonts w:cstheme="minorHAnsi"/>
                <w:b/>
                <w:bCs/>
                <w:lang w:eastAsia="ar-SA"/>
              </w:rPr>
            </w:pPr>
            <w:r>
              <w:rPr>
                <w:rFonts w:asciiTheme="minorHAnsi" w:hAnsiTheme="minorHAnsi" w:cstheme="minorHAnsi"/>
              </w:rPr>
              <w:t>60%</w:t>
            </w:r>
          </w:p>
        </w:tc>
        <w:tc>
          <w:tcPr>
            <w:tcW w:w="2126" w:type="dxa"/>
            <w:shd w:val="clear" w:color="auto" w:fill="D9E2F3" w:themeFill="accent1" w:themeFillTint="33"/>
            <w:tcMar/>
          </w:tcPr>
          <w:p w:rsidRPr="00153623" w:rsidR="00FA3D6A" w:rsidP="00FA3D6A" w:rsidRDefault="00FA3D6A" w14:paraId="3DEC61C2" w14:textId="77777777">
            <w:pPr>
              <w:jc w:val="center"/>
              <w:rPr>
                <w:rFonts w:cstheme="minorHAnsi"/>
                <w:b/>
                <w:bCs/>
                <w:lang w:eastAsia="ar-SA"/>
              </w:rPr>
            </w:pPr>
            <w:r w:rsidRPr="00153623">
              <w:rPr>
                <w:rFonts w:cstheme="minorHAnsi"/>
                <w:b/>
                <w:bCs/>
                <w:lang w:eastAsia="ar-SA"/>
              </w:rPr>
              <w:t>Proctored Exam - online</w:t>
            </w:r>
          </w:p>
        </w:tc>
        <w:tc>
          <w:tcPr>
            <w:tcW w:w="1134" w:type="dxa"/>
            <w:shd w:val="clear" w:color="auto" w:fill="FFFFFF" w:themeFill="background1"/>
            <w:tcMar/>
          </w:tcPr>
          <w:p w:rsidRPr="00153623" w:rsidR="00FA3D6A" w:rsidP="00FA3D6A" w:rsidRDefault="00FA3D6A" w14:paraId="306F35E8" w14:textId="77777777">
            <w:pPr>
              <w:jc w:val="center"/>
              <w:rPr>
                <w:rFonts w:cstheme="minorHAnsi"/>
                <w:b/>
                <w:bCs/>
                <w:lang w:eastAsia="ar-SA"/>
              </w:rPr>
            </w:pPr>
          </w:p>
        </w:tc>
        <w:tc>
          <w:tcPr>
            <w:tcW w:w="1843" w:type="dxa"/>
            <w:shd w:val="clear" w:color="auto" w:fill="D9E2F3" w:themeFill="accent1" w:themeFillTint="33"/>
            <w:tcMar/>
          </w:tcPr>
          <w:p w:rsidRPr="00153623" w:rsidR="00FA3D6A" w:rsidP="00FA3D6A" w:rsidRDefault="00FA3D6A" w14:paraId="3573C45F" w14:textId="77777777">
            <w:pPr>
              <w:jc w:val="center"/>
              <w:rPr>
                <w:rFonts w:cstheme="minorHAnsi"/>
                <w:b/>
                <w:bCs/>
                <w:lang w:eastAsia="ar-SA"/>
              </w:rPr>
            </w:pPr>
            <w:r w:rsidRPr="00153623">
              <w:rPr>
                <w:rFonts w:cstheme="minorHAnsi"/>
                <w:b/>
                <w:bCs/>
                <w:lang w:eastAsia="ar-SA"/>
              </w:rPr>
              <w:t>Work Based</w:t>
            </w:r>
          </w:p>
        </w:tc>
        <w:tc>
          <w:tcPr>
            <w:tcW w:w="941" w:type="dxa"/>
            <w:shd w:val="clear" w:color="auto" w:fill="FFFFFF" w:themeFill="background1"/>
            <w:tcMar/>
          </w:tcPr>
          <w:p w:rsidRPr="00153623" w:rsidR="00FA3D6A" w:rsidP="00FA3D6A" w:rsidRDefault="00FA3D6A" w14:paraId="3541481B" w14:textId="77777777">
            <w:pPr>
              <w:jc w:val="center"/>
              <w:rPr>
                <w:rFonts w:cstheme="minorHAnsi"/>
                <w:b/>
                <w:bCs/>
                <w:lang w:eastAsia="ar-SA"/>
              </w:rPr>
            </w:pPr>
          </w:p>
        </w:tc>
      </w:tr>
      <w:tr w:rsidRPr="00153623" w:rsidR="00FA3D6A" w:rsidTr="29A9F3FA" w14:paraId="57F2C646" w14:textId="77777777">
        <w:tc>
          <w:tcPr>
            <w:tcW w:w="2122" w:type="dxa"/>
            <w:shd w:val="clear" w:color="auto" w:fill="D9E2F3" w:themeFill="accent1" w:themeFillTint="33"/>
            <w:tcMar/>
          </w:tcPr>
          <w:p w:rsidRPr="00153623" w:rsidR="00FA3D6A" w:rsidP="29A9F3FA" w:rsidRDefault="00FA3D6A" w14:paraId="28E1F6D2" w14:textId="77777777">
            <w:pPr>
              <w:spacing w:after="120"/>
              <w:jc w:val="center"/>
              <w:rPr>
                <w:rFonts w:cs="Calibri" w:cstheme="minorAscii"/>
                <w:b w:val="1"/>
                <w:bCs w:val="1"/>
                <w:lang w:eastAsia="ar-SA"/>
              </w:rPr>
            </w:pPr>
            <w:commentRangeStart w:id="1878239286"/>
            <w:commentRangeStart w:id="1570066263"/>
            <w:r w:rsidRPr="29A9F3FA" w:rsidR="00FA3D6A">
              <w:rPr>
                <w:rFonts w:cs="Calibri" w:cstheme="minorAscii"/>
                <w:b w:val="1"/>
                <w:bCs w:val="1"/>
                <w:lang w:eastAsia="ar-SA"/>
              </w:rPr>
              <w:t>Capstone modules (Yes/No)?</w:t>
            </w:r>
          </w:p>
        </w:tc>
        <w:tc>
          <w:tcPr>
            <w:tcW w:w="850" w:type="dxa"/>
            <w:shd w:val="clear" w:color="auto" w:fill="FFFFFF" w:themeFill="background1"/>
            <w:tcMar/>
          </w:tcPr>
          <w:p w:rsidRPr="00153623" w:rsidR="00FA3D6A" w:rsidP="00FA3D6A" w:rsidRDefault="00FA3D6A" w14:paraId="7FC69945" w14:textId="298DA4C6">
            <w:pPr>
              <w:spacing w:after="120"/>
              <w:jc w:val="center"/>
              <w:rPr>
                <w:rFonts w:cstheme="minorHAnsi"/>
                <w:b/>
                <w:bCs/>
                <w:lang w:eastAsia="ar-SA"/>
              </w:rPr>
            </w:pPr>
            <w:r>
              <w:rPr>
                <w:rFonts w:asciiTheme="minorHAnsi" w:hAnsiTheme="minorHAnsi" w:cstheme="minorHAnsi"/>
              </w:rPr>
              <w:t>N</w:t>
            </w:r>
          </w:p>
        </w:tc>
        <w:tc>
          <w:tcPr>
            <w:tcW w:w="2126" w:type="dxa"/>
            <w:shd w:val="clear" w:color="auto" w:fill="D9E2F3" w:themeFill="accent1" w:themeFillTint="33"/>
            <w:tcMar/>
          </w:tcPr>
          <w:p w:rsidRPr="00153623" w:rsidR="00FA3D6A" w:rsidP="00FA3D6A" w:rsidRDefault="00FA3D6A" w14:paraId="00F2FB1C" w14:textId="77777777">
            <w:pPr>
              <w:jc w:val="center"/>
              <w:rPr>
                <w:rFonts w:cstheme="minorHAnsi"/>
                <w:b/>
                <w:bCs/>
                <w:lang w:eastAsia="ar-SA"/>
              </w:rPr>
            </w:pPr>
            <w:r w:rsidRPr="00153623">
              <w:rPr>
                <w:rFonts w:cstheme="minorHAnsi"/>
                <w:b/>
                <w:bCs/>
                <w:lang w:eastAsia="ar-SA"/>
              </w:rPr>
              <w:t xml:space="preserve">If </w:t>
            </w:r>
            <w:proofErr w:type="gramStart"/>
            <w:r w:rsidRPr="00153623">
              <w:rPr>
                <w:rFonts w:cstheme="minorHAnsi"/>
                <w:b/>
                <w:bCs/>
                <w:lang w:eastAsia="ar-SA"/>
              </w:rPr>
              <w:t>Yes</w:t>
            </w:r>
            <w:proofErr w:type="gramEnd"/>
            <w:r w:rsidRPr="00153623">
              <w:rPr>
                <w:rFonts w:cstheme="minorHAnsi"/>
                <w:b/>
                <w:bCs/>
                <w:lang w:eastAsia="ar-SA"/>
              </w:rPr>
              <w:t>, provide details</w:t>
            </w:r>
          </w:p>
        </w:tc>
        <w:tc>
          <w:tcPr>
            <w:tcW w:w="3918" w:type="dxa"/>
            <w:gridSpan w:val="3"/>
            <w:shd w:val="clear" w:color="auto" w:fill="FFFFFF" w:themeFill="background1"/>
            <w:tcMar/>
          </w:tcPr>
          <w:p w:rsidRPr="00153623" w:rsidR="00FA3D6A" w:rsidP="29A9F3FA" w:rsidRDefault="00FA3D6A" w14:paraId="04980B36" w14:textId="77777777">
            <w:pPr>
              <w:spacing w:after="120"/>
              <w:jc w:val="center"/>
              <w:rPr>
                <w:rFonts w:cs="Calibri" w:cstheme="minorAscii"/>
                <w:b w:val="1"/>
                <w:bCs w:val="1"/>
                <w:lang w:eastAsia="ar-SA"/>
              </w:rPr>
            </w:pPr>
            <w:commentRangeEnd w:id="1878239286"/>
            <w:r>
              <w:rPr>
                <w:rStyle w:val="CommentReference"/>
              </w:rPr>
              <w:commentReference w:id="1878239286"/>
            </w:r>
            <w:commentRangeEnd w:id="1570066263"/>
            <w:r>
              <w:rPr>
                <w:rStyle w:val="CommentReference"/>
              </w:rPr>
              <w:commentReference w:id="1570066263"/>
            </w:r>
          </w:p>
        </w:tc>
      </w:tr>
    </w:tbl>
    <w:p w:rsidR="00FA3D6A" w:rsidP="00FA3D6A" w:rsidRDefault="00FA3D6A" w14:paraId="0AD0A44E" w14:textId="71FF9AB1">
      <w:r w:rsidRPr="00A328F8">
        <w:rPr>
          <w:b/>
          <w:bCs/>
        </w:rPr>
        <w:t>Note:</w:t>
      </w:r>
      <w:r>
        <w:t xml:space="preserve"> The assessment techniques outlined in the table above represent the base mode of full-time on campus delivery.  This programme will also be available through part-time online delivery.  Variations to the assessment techniques for this delivery mode are available in the Programme Schedule. </w:t>
      </w:r>
    </w:p>
    <w:p w:rsidRPr="00FA3D6A" w:rsidR="00153623" w:rsidP="00153623" w:rsidRDefault="00153623" w14:paraId="17AD3E7C" w14:textId="77777777">
      <w:pPr>
        <w:suppressAutoHyphens/>
        <w:spacing w:after="120" w:line="240" w:lineRule="auto"/>
        <w:rPr>
          <w:rFonts w:ascii="Calibri" w:hAnsi="Calibri" w:eastAsia="Times New Roman" w:cs="Times New Roman"/>
          <w:kern w:val="0"/>
          <w:szCs w:val="24"/>
          <w:lang w:eastAsia="ar-SA"/>
          <w14:ligatures w14:val="none"/>
        </w:rPr>
      </w:pPr>
    </w:p>
    <w:tbl>
      <w:tblPr>
        <w:tblStyle w:val="TableGrid"/>
        <w:tblW w:w="9016" w:type="dxa"/>
        <w:tblInd w:w="0" w:type="dxa"/>
        <w:tblLook w:val="04A0" w:firstRow="1" w:lastRow="0" w:firstColumn="1" w:lastColumn="0" w:noHBand="0" w:noVBand="1"/>
      </w:tblPr>
      <w:tblGrid>
        <w:gridCol w:w="7508"/>
        <w:gridCol w:w="1508"/>
      </w:tblGrid>
      <w:tr w:rsidRPr="00153623" w:rsidR="00153623" w:rsidTr="00962916" w14:paraId="5DB6F149" w14:textId="77777777">
        <w:tc>
          <w:tcPr>
            <w:tcW w:w="9016" w:type="dxa"/>
            <w:gridSpan w:val="2"/>
            <w:shd w:val="clear" w:color="auto" w:fill="E7E6E6" w:themeFill="background2"/>
          </w:tcPr>
          <w:p w:rsidRPr="00153623" w:rsidR="00153623" w:rsidP="00153623" w:rsidRDefault="00153623" w14:paraId="6C42E779" w14:textId="77777777">
            <w:pPr>
              <w:spacing w:line="276" w:lineRule="auto"/>
              <w:outlineLvl w:val="1"/>
              <w:rPr>
                <w:rFonts w:eastAsia="Calibri"/>
                <w:b/>
                <w:lang w:eastAsia="ar-SA"/>
              </w:rPr>
            </w:pPr>
            <w:bookmarkStart w:name="_Toc137583018" w:id="4"/>
            <w:bookmarkStart w:name="_Toc153450633" w:id="5"/>
            <w:r w:rsidRPr="00153623">
              <w:rPr>
                <w:rFonts w:eastAsia="Calibri"/>
                <w:b/>
                <w:sz w:val="24"/>
                <w:szCs w:val="24"/>
                <w:lang w:eastAsia="ar-SA"/>
              </w:rPr>
              <w:t>7.2</w:t>
            </w:r>
            <w:r w:rsidRPr="00153623">
              <w:rPr>
                <w:rFonts w:eastAsia="Calibri" w:cs="Calibri"/>
                <w:b/>
                <w:sz w:val="24"/>
                <w:szCs w:val="24"/>
                <w:lang w:eastAsia="ar-SA"/>
              </w:rPr>
              <w:tab/>
            </w:r>
            <w:r w:rsidRPr="00153623">
              <w:rPr>
                <w:rFonts w:eastAsia="Calibri"/>
                <w:b/>
                <w:sz w:val="24"/>
                <w:szCs w:val="24"/>
                <w:lang w:eastAsia="ar-SA"/>
              </w:rPr>
              <w:t>Minimum Intended Module Learning Outcomes (MIMLOs)</w:t>
            </w:r>
            <w:bookmarkEnd w:id="4"/>
            <w:bookmarkEnd w:id="5"/>
          </w:p>
        </w:tc>
      </w:tr>
      <w:tr w:rsidRPr="00153623" w:rsidR="00153623" w:rsidTr="00962916" w14:paraId="3C44E72F" w14:textId="77777777">
        <w:tc>
          <w:tcPr>
            <w:tcW w:w="7508" w:type="dxa"/>
            <w:shd w:val="clear" w:color="auto" w:fill="D9E2F3" w:themeFill="accent1" w:themeFillTint="33"/>
          </w:tcPr>
          <w:p w:rsidRPr="00153623" w:rsidR="00153623" w:rsidP="00153623" w:rsidRDefault="00153623" w14:paraId="4E535FC0" w14:textId="77777777">
            <w:pPr>
              <w:rPr>
                <w:rFonts w:cstheme="minorHAnsi"/>
                <w:b/>
                <w:bCs/>
                <w:lang w:eastAsia="ar-SA"/>
              </w:rPr>
            </w:pPr>
            <w:r w:rsidRPr="00153623">
              <w:rPr>
                <w:rFonts w:cstheme="minorHAnsi"/>
                <w:b/>
                <w:bCs/>
                <w:lang w:eastAsia="ar-SA"/>
              </w:rPr>
              <w:t>MIMLO</w:t>
            </w:r>
          </w:p>
          <w:p w:rsidRPr="00153623" w:rsidR="00153623" w:rsidP="00153623" w:rsidRDefault="00153623" w14:paraId="6F8D279B" w14:textId="77777777">
            <w:pPr>
              <w:rPr>
                <w:rFonts w:cstheme="minorHAnsi"/>
                <w:b/>
                <w:bCs/>
                <w:lang w:eastAsia="ar-SA"/>
              </w:rPr>
            </w:pPr>
            <w:r w:rsidRPr="00153623">
              <w:rPr>
                <w:rFonts w:cstheme="minorHAnsi"/>
                <w:b/>
                <w:bCs/>
                <w:lang w:eastAsia="ar-SA"/>
              </w:rPr>
              <w:t>On successful completion of this module a learner will be able to:</w:t>
            </w:r>
          </w:p>
        </w:tc>
        <w:tc>
          <w:tcPr>
            <w:tcW w:w="1508" w:type="dxa"/>
            <w:shd w:val="clear" w:color="auto" w:fill="D9E2F3" w:themeFill="accent1" w:themeFillTint="33"/>
          </w:tcPr>
          <w:p w:rsidRPr="00153623" w:rsidR="00153623" w:rsidP="00153623" w:rsidRDefault="00153623" w14:paraId="153563DE" w14:textId="3F1D0903">
            <w:pPr>
              <w:jc w:val="center"/>
              <w:rPr>
                <w:rFonts w:cstheme="minorHAnsi"/>
                <w:b/>
                <w:bCs/>
                <w:lang w:eastAsia="ar-SA"/>
              </w:rPr>
            </w:pPr>
            <w:r w:rsidRPr="00153623">
              <w:rPr>
                <w:rFonts w:cstheme="minorHAnsi"/>
                <w:b/>
                <w:bCs/>
                <w:lang w:eastAsia="ar-SA"/>
              </w:rPr>
              <w:t xml:space="preserve">Related </w:t>
            </w:r>
            <w:proofErr w:type="gramStart"/>
            <w:r w:rsidRPr="00153623">
              <w:rPr>
                <w:rFonts w:cstheme="minorHAnsi"/>
                <w:b/>
                <w:bCs/>
                <w:lang w:eastAsia="ar-SA"/>
              </w:rPr>
              <w:t xml:space="preserve">MIPLO </w:t>
            </w:r>
            <w:r w:rsidR="00FA3D6A">
              <w:rPr>
                <w:rFonts w:cstheme="minorHAnsi"/>
                <w:b/>
                <w:bCs/>
                <w:lang w:eastAsia="ar-SA"/>
              </w:rPr>
              <w:t xml:space="preserve"> MSCAI</w:t>
            </w:r>
            <w:proofErr w:type="gramEnd"/>
          </w:p>
        </w:tc>
      </w:tr>
      <w:tr w:rsidRPr="00153623" w:rsidR="00FA3D6A" w:rsidTr="00FA3D6A" w14:paraId="181DB1BC" w14:textId="77777777">
        <w:tc>
          <w:tcPr>
            <w:tcW w:w="7508" w:type="dxa"/>
          </w:tcPr>
          <w:p w:rsidRPr="00153623" w:rsidR="00FA3D6A" w:rsidP="00FA3D6A" w:rsidRDefault="00FA3D6A" w14:paraId="3A65BE02" w14:textId="39D7CCA9">
            <w:pPr>
              <w:numPr>
                <w:ilvl w:val="0"/>
                <w:numId w:val="1"/>
              </w:numPr>
              <w:spacing w:after="120"/>
              <w:rPr>
                <w:rFonts w:cstheme="minorHAnsi"/>
                <w:lang w:eastAsia="ar-SA"/>
              </w:rPr>
            </w:pPr>
            <w:r w:rsidRPr="000042C9">
              <w:t xml:space="preserve">Critically explain the core concepts and mathematical principles underlying generative </w:t>
            </w:r>
            <w:proofErr w:type="gramStart"/>
            <w:r w:rsidRPr="000042C9">
              <w:t>AI, and</w:t>
            </w:r>
            <w:proofErr w:type="gramEnd"/>
            <w:r w:rsidRPr="000042C9">
              <w:t xml:space="preserve"> demonstrate in-depth knowledge of major generative AI model families, including VAEs, GANs, diffusion models and transformer-based LLMs.</w:t>
            </w:r>
          </w:p>
        </w:tc>
        <w:tc>
          <w:tcPr>
            <w:tcW w:w="1508" w:type="dxa"/>
          </w:tcPr>
          <w:p w:rsidRPr="00153623" w:rsidR="00FA3D6A" w:rsidP="00FA3D6A" w:rsidRDefault="00FA3D6A" w14:paraId="6C371496" w14:textId="26D33E25">
            <w:pPr>
              <w:spacing w:after="120"/>
              <w:jc w:val="center"/>
              <w:rPr>
                <w:rFonts w:cstheme="minorHAnsi"/>
                <w:b/>
                <w:bCs/>
                <w:lang w:eastAsia="ar-SA"/>
              </w:rPr>
            </w:pPr>
            <w:r w:rsidRPr="000042C9">
              <w:t>1, 4</w:t>
            </w:r>
          </w:p>
        </w:tc>
      </w:tr>
      <w:tr w:rsidRPr="00153623" w:rsidR="00FA3D6A" w:rsidTr="00FA3D6A" w14:paraId="326DA5C8" w14:textId="77777777">
        <w:tc>
          <w:tcPr>
            <w:tcW w:w="7508" w:type="dxa"/>
          </w:tcPr>
          <w:p w:rsidRPr="00153623" w:rsidR="00FA3D6A" w:rsidP="00FA3D6A" w:rsidRDefault="00FA3D6A" w14:paraId="46383ADC" w14:textId="1103E79D">
            <w:pPr>
              <w:numPr>
                <w:ilvl w:val="0"/>
                <w:numId w:val="1"/>
              </w:numPr>
              <w:spacing w:after="120"/>
              <w:rPr>
                <w:rFonts w:cstheme="minorHAnsi"/>
                <w:lang w:eastAsia="ar-SA"/>
              </w:rPr>
            </w:pPr>
            <w:r w:rsidRPr="000042C9">
              <w:t>Analyse and apply multimodal generative AI techniques, including alignment and cross-modal reasoning across text, image, audio and video modalities.</w:t>
            </w:r>
          </w:p>
        </w:tc>
        <w:tc>
          <w:tcPr>
            <w:tcW w:w="1508" w:type="dxa"/>
          </w:tcPr>
          <w:p w:rsidRPr="00153623" w:rsidR="00FA3D6A" w:rsidP="00FA3D6A" w:rsidRDefault="00FA3D6A" w14:paraId="7636E149" w14:textId="5DD9212A">
            <w:pPr>
              <w:spacing w:after="120"/>
              <w:jc w:val="center"/>
              <w:rPr>
                <w:rFonts w:cstheme="minorHAnsi"/>
                <w:b/>
                <w:bCs/>
                <w:lang w:eastAsia="ar-SA"/>
              </w:rPr>
            </w:pPr>
            <w:r w:rsidRPr="000042C9">
              <w:t>1, 2</w:t>
            </w:r>
          </w:p>
        </w:tc>
      </w:tr>
      <w:tr w:rsidRPr="00153623" w:rsidR="00FA3D6A" w:rsidTr="00FA3D6A" w14:paraId="6E325C9C" w14:textId="77777777">
        <w:tc>
          <w:tcPr>
            <w:tcW w:w="7508" w:type="dxa"/>
          </w:tcPr>
          <w:p w:rsidRPr="00153623" w:rsidR="00FA3D6A" w:rsidP="00FA3D6A" w:rsidRDefault="00FA3D6A" w14:paraId="337DB1AA" w14:textId="6DDA2BC3">
            <w:pPr>
              <w:numPr>
                <w:ilvl w:val="0"/>
                <w:numId w:val="1"/>
              </w:numPr>
              <w:spacing w:after="120"/>
              <w:rPr>
                <w:rFonts w:cstheme="minorHAnsi"/>
                <w:lang w:eastAsia="ar-SA"/>
              </w:rPr>
            </w:pPr>
            <w:r w:rsidRPr="000042C9">
              <w:t>Design, implement and fine-tune generative AI models using contemporary frameworks and parameter-efficient methods.</w:t>
            </w:r>
          </w:p>
        </w:tc>
        <w:tc>
          <w:tcPr>
            <w:tcW w:w="1508" w:type="dxa"/>
          </w:tcPr>
          <w:p w:rsidRPr="00153623" w:rsidR="00FA3D6A" w:rsidP="00FA3D6A" w:rsidRDefault="00FA3D6A" w14:paraId="78158F96" w14:textId="65CDBA12">
            <w:pPr>
              <w:spacing w:after="120"/>
              <w:jc w:val="center"/>
              <w:rPr>
                <w:rFonts w:cstheme="minorHAnsi"/>
                <w:b/>
                <w:bCs/>
                <w:lang w:eastAsia="ar-SA"/>
              </w:rPr>
            </w:pPr>
            <w:r w:rsidRPr="000042C9">
              <w:t>2</w:t>
            </w:r>
          </w:p>
        </w:tc>
      </w:tr>
      <w:tr w:rsidRPr="00153623" w:rsidR="00FA3D6A" w:rsidTr="00FA3D6A" w14:paraId="22E44B9C" w14:textId="77777777">
        <w:tc>
          <w:tcPr>
            <w:tcW w:w="7508" w:type="dxa"/>
          </w:tcPr>
          <w:p w:rsidRPr="00153623" w:rsidR="00FA3D6A" w:rsidP="00FA3D6A" w:rsidRDefault="00FA3D6A" w14:paraId="1D17B4E6" w14:textId="2068237A">
            <w:pPr>
              <w:numPr>
                <w:ilvl w:val="0"/>
                <w:numId w:val="1"/>
              </w:numPr>
              <w:spacing w:after="120"/>
              <w:rPr>
                <w:rFonts w:cstheme="minorHAnsi"/>
                <w:lang w:eastAsia="ar-SA"/>
              </w:rPr>
            </w:pPr>
            <w:r w:rsidRPr="000042C9">
              <w:t>Critically evaluate generative AI outputs using quantitative metrics, human-</w:t>
            </w:r>
            <w:proofErr w:type="spellStart"/>
            <w:r w:rsidRPr="000042C9">
              <w:t>centered</w:t>
            </w:r>
            <w:proofErr w:type="spellEnd"/>
            <w:r w:rsidRPr="000042C9">
              <w:t xml:space="preserve"> assessments and ethical considerations, including fairness, bias and hallucination risks.</w:t>
            </w:r>
          </w:p>
        </w:tc>
        <w:tc>
          <w:tcPr>
            <w:tcW w:w="1508" w:type="dxa"/>
          </w:tcPr>
          <w:p w:rsidRPr="00153623" w:rsidR="00FA3D6A" w:rsidP="00FA3D6A" w:rsidRDefault="00FA3D6A" w14:paraId="3183A882" w14:textId="5625B81D">
            <w:pPr>
              <w:spacing w:after="120"/>
              <w:jc w:val="center"/>
              <w:rPr>
                <w:rFonts w:cstheme="minorHAnsi"/>
                <w:b/>
                <w:bCs/>
                <w:lang w:eastAsia="ar-SA"/>
              </w:rPr>
            </w:pPr>
            <w:r w:rsidRPr="000042C9">
              <w:t>3, 5</w:t>
            </w:r>
          </w:p>
        </w:tc>
      </w:tr>
      <w:tr w:rsidRPr="00153623" w:rsidR="00FA3D6A" w:rsidTr="00FA3D6A" w14:paraId="6DE655AF" w14:textId="77777777">
        <w:tc>
          <w:tcPr>
            <w:tcW w:w="7508" w:type="dxa"/>
          </w:tcPr>
          <w:p w:rsidRPr="00153623" w:rsidR="00FA3D6A" w:rsidP="00FA3D6A" w:rsidRDefault="00FA3D6A" w14:paraId="2B3564FB" w14:textId="0015249A">
            <w:pPr>
              <w:numPr>
                <w:ilvl w:val="0"/>
                <w:numId w:val="1"/>
              </w:numPr>
              <w:spacing w:after="120"/>
              <w:rPr>
                <w:rFonts w:cstheme="minorHAnsi"/>
                <w:lang w:eastAsia="ar-SA"/>
              </w:rPr>
            </w:pPr>
            <w:r w:rsidRPr="000042C9">
              <w:t>Deploy generative AI models in real-world scenarios, utilising contemporary frameworks and implement retrieval-augmented or agentic systems.</w:t>
            </w:r>
          </w:p>
        </w:tc>
        <w:tc>
          <w:tcPr>
            <w:tcW w:w="1508" w:type="dxa"/>
          </w:tcPr>
          <w:p w:rsidRPr="00153623" w:rsidR="00FA3D6A" w:rsidP="00FA3D6A" w:rsidRDefault="00FA3D6A" w14:paraId="3A6FCBB3" w14:textId="4629E948">
            <w:pPr>
              <w:spacing w:after="120"/>
              <w:jc w:val="center"/>
              <w:rPr>
                <w:rFonts w:cstheme="minorHAnsi"/>
                <w:b/>
                <w:bCs/>
                <w:lang w:eastAsia="ar-SA"/>
              </w:rPr>
            </w:pPr>
            <w:r w:rsidRPr="000042C9">
              <w:t>1, 2</w:t>
            </w:r>
          </w:p>
        </w:tc>
      </w:tr>
    </w:tbl>
    <w:p w:rsidRPr="00153623" w:rsidR="00153623" w:rsidP="00153623" w:rsidRDefault="00153623" w14:paraId="7C2C7F7F"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4E9451E4" w14:textId="77777777">
        <w:tc>
          <w:tcPr>
            <w:tcW w:w="9016" w:type="dxa"/>
            <w:shd w:val="clear" w:color="auto" w:fill="E7E6E6" w:themeFill="background2"/>
          </w:tcPr>
          <w:p w:rsidRPr="00153623" w:rsidR="00153623" w:rsidP="00153623" w:rsidRDefault="00153623" w14:paraId="52241DB4" w14:textId="77777777">
            <w:pPr>
              <w:spacing w:line="276" w:lineRule="auto"/>
              <w:outlineLvl w:val="1"/>
              <w:rPr>
                <w:rFonts w:eastAsia="Calibri"/>
                <w:b/>
                <w:sz w:val="24"/>
                <w:szCs w:val="24"/>
                <w:lang w:eastAsia="ar-SA"/>
              </w:rPr>
            </w:pPr>
            <w:bookmarkStart w:name="_Toc137583019" w:id="6"/>
            <w:bookmarkStart w:name="_Toc153450634" w:id="7"/>
            <w:r w:rsidRPr="00153623">
              <w:rPr>
                <w:rFonts w:eastAsia="Calibri"/>
                <w:b/>
                <w:sz w:val="24"/>
                <w:szCs w:val="24"/>
                <w:lang w:eastAsia="ar-SA"/>
              </w:rPr>
              <w:t>7.3</w:t>
            </w:r>
            <w:r w:rsidRPr="00153623">
              <w:rPr>
                <w:rFonts w:eastAsia="Calibri" w:cs="Calibri"/>
                <w:b/>
                <w:sz w:val="24"/>
                <w:szCs w:val="24"/>
                <w:lang w:eastAsia="ar-SA"/>
              </w:rPr>
              <w:tab/>
            </w:r>
            <w:r w:rsidRPr="00153623">
              <w:rPr>
                <w:rFonts w:eastAsia="Calibri"/>
                <w:b/>
                <w:sz w:val="24"/>
                <w:szCs w:val="24"/>
                <w:lang w:eastAsia="ar-SA"/>
              </w:rPr>
              <w:t>Indicative Module Content, Organisation and Structure</w:t>
            </w:r>
            <w:bookmarkEnd w:id="6"/>
            <w:bookmarkEnd w:id="7"/>
          </w:p>
        </w:tc>
      </w:tr>
    </w:tbl>
    <w:tbl>
      <w:tblPr>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127"/>
        <w:gridCol w:w="850"/>
        <w:gridCol w:w="3047"/>
        <w:gridCol w:w="3048"/>
      </w:tblGrid>
      <w:tr w:rsidR="00FA3D6A" w:rsidTr="00FA3D6A" w14:paraId="0F47FF96" w14:textId="77777777">
        <w:trPr>
          <w:trHeight w:val="265"/>
        </w:trPr>
        <w:tc>
          <w:tcPr>
            <w:tcW w:w="2127" w:type="dxa"/>
            <w:tcBorders>
              <w:top w:val="nil"/>
            </w:tcBorders>
            <w:shd w:val="clear" w:color="auto" w:fill="4471C4"/>
            <w:vAlign w:val="center"/>
          </w:tcPr>
          <w:p w:rsidR="00FA3D6A" w:rsidP="001E1FC9" w:rsidRDefault="00FA3D6A" w14:paraId="12C7336D" w14:textId="77777777">
            <w:pPr>
              <w:pStyle w:val="TableParagraph"/>
              <w:spacing w:before="11" w:line="242" w:lineRule="exact"/>
              <w:rPr>
                <w:b/>
                <w:sz w:val="20"/>
              </w:rPr>
            </w:pPr>
            <w:r>
              <w:rPr>
                <w:b/>
                <w:bCs/>
              </w:rPr>
              <w:t>Lecture Topic</w:t>
            </w:r>
          </w:p>
        </w:tc>
        <w:tc>
          <w:tcPr>
            <w:tcW w:w="850" w:type="dxa"/>
            <w:vAlign w:val="center"/>
          </w:tcPr>
          <w:p w:rsidR="00FA3D6A" w:rsidP="001E1FC9" w:rsidRDefault="00FA3D6A" w14:paraId="7F0CA619" w14:textId="77777777">
            <w:pPr>
              <w:pStyle w:val="TableParagraph"/>
              <w:spacing w:before="11" w:line="242" w:lineRule="exact"/>
              <w:rPr>
                <w:b/>
                <w:bCs/>
              </w:rPr>
            </w:pPr>
            <w:r>
              <w:rPr>
                <w:b/>
                <w:bCs/>
              </w:rPr>
              <w:t>Week</w:t>
            </w:r>
          </w:p>
        </w:tc>
        <w:tc>
          <w:tcPr>
            <w:tcW w:w="3047" w:type="dxa"/>
            <w:tcBorders>
              <w:top w:val="nil"/>
            </w:tcBorders>
            <w:shd w:val="clear" w:color="auto" w:fill="4471C4"/>
            <w:vAlign w:val="center"/>
          </w:tcPr>
          <w:p w:rsidR="00FA3D6A" w:rsidP="001E1FC9" w:rsidRDefault="00FA3D6A" w14:paraId="234D148E" w14:textId="77777777">
            <w:pPr>
              <w:pStyle w:val="TableParagraph"/>
              <w:spacing w:before="11" w:line="242" w:lineRule="exact"/>
              <w:rPr>
                <w:b/>
                <w:sz w:val="20"/>
              </w:rPr>
            </w:pPr>
            <w:r>
              <w:rPr>
                <w:b/>
                <w:bCs/>
              </w:rPr>
              <w:t>Detail</w:t>
            </w:r>
          </w:p>
        </w:tc>
        <w:tc>
          <w:tcPr>
            <w:tcW w:w="3048" w:type="dxa"/>
            <w:tcBorders>
              <w:top w:val="nil"/>
              <w:right w:val="nil"/>
            </w:tcBorders>
            <w:shd w:val="clear" w:color="auto" w:fill="4471C4"/>
            <w:vAlign w:val="center"/>
          </w:tcPr>
          <w:p w:rsidR="00FA3D6A" w:rsidP="001E1FC9" w:rsidRDefault="00FA3D6A" w14:paraId="5F1A4EA5" w14:textId="77777777">
            <w:pPr>
              <w:pStyle w:val="TableParagraph"/>
              <w:spacing w:before="11" w:line="242" w:lineRule="exact"/>
              <w:rPr>
                <w:b/>
                <w:sz w:val="20"/>
              </w:rPr>
            </w:pPr>
            <w:r>
              <w:rPr>
                <w:b/>
                <w:bCs/>
              </w:rPr>
              <w:t>Tutorials (Examples)</w:t>
            </w:r>
          </w:p>
        </w:tc>
      </w:tr>
      <w:tr w:rsidR="00FA3D6A" w:rsidTr="00FA3D6A" w14:paraId="55ED2C43" w14:textId="77777777">
        <w:trPr>
          <w:trHeight w:val="1279"/>
        </w:trPr>
        <w:tc>
          <w:tcPr>
            <w:tcW w:w="2127" w:type="dxa"/>
            <w:shd w:val="clear" w:color="auto" w:fill="D9E1F3"/>
          </w:tcPr>
          <w:p w:rsidR="00FA3D6A" w:rsidP="00FA3D6A" w:rsidRDefault="00FA3D6A" w14:paraId="5824E9B1" w14:textId="77777777">
            <w:pPr>
              <w:pStyle w:val="TableParagraph"/>
              <w:spacing w:before="1" w:line="259" w:lineRule="auto"/>
              <w:ind w:right="696"/>
              <w:rPr>
                <w:sz w:val="20"/>
              </w:rPr>
            </w:pPr>
            <w:r w:rsidRPr="0070487B">
              <w:rPr>
                <w:sz w:val="20"/>
              </w:rPr>
              <w:t>Introduction to Generative</w:t>
            </w:r>
            <w:r>
              <w:rPr>
                <w:sz w:val="20"/>
              </w:rPr>
              <w:t xml:space="preserve"> &amp; Responsible AI</w:t>
            </w:r>
          </w:p>
        </w:tc>
        <w:tc>
          <w:tcPr>
            <w:tcW w:w="850" w:type="dxa"/>
          </w:tcPr>
          <w:p w:rsidRPr="00FA3D6A" w:rsidR="00FA3D6A" w:rsidP="00FA3D6A" w:rsidRDefault="00FA3D6A" w14:paraId="1B262117" w14:textId="77777777">
            <w:pPr>
              <w:pStyle w:val="TableParagraph"/>
              <w:tabs>
                <w:tab w:val="left" w:pos="269"/>
              </w:tabs>
              <w:spacing w:before="36"/>
              <w:rPr>
                <w:b/>
                <w:bCs/>
                <w:sz w:val="20"/>
              </w:rPr>
            </w:pPr>
            <w:r w:rsidRPr="00FA3D6A">
              <w:rPr>
                <w:b/>
                <w:bCs/>
              </w:rPr>
              <w:t>1</w:t>
            </w:r>
          </w:p>
        </w:tc>
        <w:tc>
          <w:tcPr>
            <w:tcW w:w="3047" w:type="dxa"/>
            <w:shd w:val="clear" w:color="auto" w:fill="D9E1F3"/>
          </w:tcPr>
          <w:p w:rsidR="00FA3D6A" w:rsidP="00FA3D6A" w:rsidRDefault="00FA3D6A" w14:paraId="20D03783" w14:textId="77777777">
            <w:pPr>
              <w:pStyle w:val="TableParagraph"/>
              <w:tabs>
                <w:tab w:val="left" w:pos="269"/>
              </w:tabs>
              <w:spacing w:before="36"/>
              <w:rPr>
                <w:sz w:val="20"/>
              </w:rPr>
            </w:pPr>
            <w:r w:rsidRPr="0070487B">
              <w:rPr>
                <w:sz w:val="20"/>
              </w:rPr>
              <w:t>The landscape of Generative AI. Core concepts</w:t>
            </w:r>
            <w:r>
              <w:rPr>
                <w:sz w:val="20"/>
              </w:rPr>
              <w:t xml:space="preserve">. </w:t>
            </w:r>
            <w:r w:rsidRPr="0070487B">
              <w:rPr>
                <w:sz w:val="20"/>
              </w:rPr>
              <w:t>Probabilistic Foundations</w:t>
            </w:r>
            <w:r>
              <w:rPr>
                <w:sz w:val="20"/>
              </w:rPr>
              <w:t>.</w:t>
            </w:r>
            <w:r>
              <w:t xml:space="preserve"> </w:t>
            </w:r>
            <w:r w:rsidRPr="0070487B">
              <w:rPr>
                <w:sz w:val="20"/>
              </w:rPr>
              <w:t>likelihood, latent variables</w:t>
            </w:r>
            <w:r>
              <w:rPr>
                <w:sz w:val="20"/>
              </w:rPr>
              <w:t xml:space="preserve"> </w:t>
            </w:r>
            <w:r w:rsidRPr="0070487B">
              <w:rPr>
                <w:sz w:val="20"/>
              </w:rPr>
              <w:t>and the generative vs. discriminative paradigm</w:t>
            </w:r>
          </w:p>
        </w:tc>
        <w:tc>
          <w:tcPr>
            <w:tcW w:w="3048" w:type="dxa"/>
            <w:shd w:val="clear" w:color="auto" w:fill="D9E1F3"/>
          </w:tcPr>
          <w:p w:rsidR="00FA3D6A" w:rsidP="00FA3D6A" w:rsidRDefault="00FA3D6A" w14:paraId="6EEE735B" w14:textId="4C3CEBDB">
            <w:pPr>
              <w:pStyle w:val="TableParagraph"/>
              <w:spacing w:line="241" w:lineRule="exact"/>
              <w:rPr>
                <w:sz w:val="20"/>
              </w:rPr>
            </w:pPr>
            <w:r>
              <w:rPr>
                <w:sz w:val="20"/>
              </w:rPr>
              <w:t>Set up working environment. Examples on</w:t>
            </w:r>
          </w:p>
          <w:p w:rsidR="00FA3D6A" w:rsidP="00FA3D6A" w:rsidRDefault="00FA3D6A" w14:paraId="4CCC50EF" w14:textId="77777777">
            <w:pPr>
              <w:pStyle w:val="TableParagraph"/>
              <w:spacing w:line="241" w:lineRule="exact"/>
              <w:rPr>
                <w:sz w:val="20"/>
              </w:rPr>
            </w:pPr>
            <w:r w:rsidRPr="00E40C7B">
              <w:rPr>
                <w:sz w:val="20"/>
              </w:rPr>
              <w:t>Probabilistic Foundations</w:t>
            </w:r>
            <w:r>
              <w:rPr>
                <w:sz w:val="20"/>
              </w:rPr>
              <w:t>.</w:t>
            </w:r>
          </w:p>
          <w:p w:rsidR="00FA3D6A" w:rsidP="00FA3D6A" w:rsidRDefault="00FA3D6A" w14:paraId="5549C9CC" w14:textId="77777777">
            <w:pPr>
              <w:pStyle w:val="TableParagraph"/>
              <w:spacing w:line="241" w:lineRule="exact"/>
              <w:rPr>
                <w:sz w:val="20"/>
                <w:lang w:val="en-IE"/>
              </w:rPr>
            </w:pPr>
            <w:r w:rsidRPr="00A72602">
              <w:rPr>
                <w:sz w:val="20"/>
              </w:rPr>
              <w:t>Show a generative model in action</w:t>
            </w:r>
            <w:r>
              <w:rPr>
                <w:sz w:val="20"/>
              </w:rPr>
              <w:t>. St</w:t>
            </w:r>
            <w:proofErr w:type="spellStart"/>
            <w:r w:rsidRPr="00A72602">
              <w:rPr>
                <w:sz w:val="20"/>
                <w:lang w:val="en-IE"/>
              </w:rPr>
              <w:t>udents</w:t>
            </w:r>
            <w:proofErr w:type="spellEnd"/>
            <w:r w:rsidRPr="00A72602">
              <w:rPr>
                <w:sz w:val="20"/>
                <w:lang w:val="en-IE"/>
              </w:rPr>
              <w:t xml:space="preserve"> </w:t>
            </w:r>
            <w:proofErr w:type="gramStart"/>
            <w:r>
              <w:rPr>
                <w:sz w:val="20"/>
                <w:lang w:val="en-IE"/>
              </w:rPr>
              <w:t xml:space="preserve">to </w:t>
            </w:r>
            <w:r w:rsidRPr="00A72602">
              <w:rPr>
                <w:sz w:val="20"/>
                <w:lang w:val="en-IE"/>
              </w:rPr>
              <w:t>try</w:t>
            </w:r>
            <w:proofErr w:type="gramEnd"/>
            <w:r w:rsidRPr="00A72602">
              <w:rPr>
                <w:sz w:val="20"/>
                <w:lang w:val="en-IE"/>
              </w:rPr>
              <w:t xml:space="preserve"> </w:t>
            </w:r>
            <w:r>
              <w:rPr>
                <w:sz w:val="20"/>
                <w:lang w:val="en-IE"/>
              </w:rPr>
              <w:t xml:space="preserve">different inputs or </w:t>
            </w:r>
            <w:r w:rsidRPr="00A72602">
              <w:rPr>
                <w:sz w:val="20"/>
                <w:lang w:val="en-IE"/>
              </w:rPr>
              <w:t>prompts and compare outputs.</w:t>
            </w:r>
          </w:p>
          <w:p w:rsidR="00FA3D6A" w:rsidP="00FA3D6A" w:rsidRDefault="00FA3D6A" w14:paraId="0ACF834F" w14:textId="77777777">
            <w:pPr>
              <w:pStyle w:val="TableParagraph"/>
              <w:spacing w:line="241" w:lineRule="exact"/>
              <w:rPr>
                <w:sz w:val="20"/>
              </w:rPr>
            </w:pPr>
          </w:p>
        </w:tc>
      </w:tr>
      <w:tr w:rsidR="00FA3D6A" w:rsidTr="00FA3D6A" w14:paraId="44368175" w14:textId="77777777">
        <w:trPr>
          <w:trHeight w:val="2015"/>
        </w:trPr>
        <w:tc>
          <w:tcPr>
            <w:tcW w:w="2127" w:type="dxa"/>
          </w:tcPr>
          <w:p w:rsidR="00FA3D6A" w:rsidP="00FA3D6A" w:rsidRDefault="00FA3D6A" w14:paraId="06C7F9E2" w14:textId="77777777">
            <w:pPr>
              <w:pStyle w:val="TableParagraph"/>
              <w:spacing w:before="1"/>
              <w:rPr>
                <w:sz w:val="20"/>
              </w:rPr>
            </w:pPr>
            <w:r w:rsidRPr="0070487B">
              <w:rPr>
                <w:sz w:val="20"/>
              </w:rPr>
              <w:t>Variational Autoencoders (VAEs)</w:t>
            </w:r>
          </w:p>
        </w:tc>
        <w:tc>
          <w:tcPr>
            <w:tcW w:w="850" w:type="dxa"/>
          </w:tcPr>
          <w:p w:rsidRPr="00FA3D6A" w:rsidR="00FA3D6A" w:rsidP="00FA3D6A" w:rsidRDefault="00FA3D6A" w14:paraId="40CA0A06" w14:textId="77777777">
            <w:pPr>
              <w:pStyle w:val="TableParagraph"/>
              <w:tabs>
                <w:tab w:val="left" w:pos="269"/>
              </w:tabs>
              <w:rPr>
                <w:b/>
                <w:bCs/>
                <w:sz w:val="20"/>
              </w:rPr>
            </w:pPr>
            <w:r w:rsidRPr="00FA3D6A">
              <w:rPr>
                <w:b/>
                <w:bCs/>
              </w:rPr>
              <w:t>2</w:t>
            </w:r>
          </w:p>
        </w:tc>
        <w:tc>
          <w:tcPr>
            <w:tcW w:w="3047" w:type="dxa"/>
          </w:tcPr>
          <w:p w:rsidR="00FA3D6A" w:rsidP="00FA3D6A" w:rsidRDefault="00FA3D6A" w14:paraId="21EF677E" w14:textId="77777777">
            <w:pPr>
              <w:pStyle w:val="TableParagraph"/>
              <w:tabs>
                <w:tab w:val="left" w:pos="269"/>
              </w:tabs>
              <w:rPr>
                <w:sz w:val="20"/>
              </w:rPr>
            </w:pPr>
            <w:r>
              <w:rPr>
                <w:sz w:val="20"/>
              </w:rPr>
              <w:t>Motivation, Concept of Latent space and Exploration, E</w:t>
            </w:r>
            <w:r w:rsidRPr="007E7435">
              <w:rPr>
                <w:sz w:val="20"/>
              </w:rPr>
              <w:t>ncoder-decoder architecture</w:t>
            </w:r>
            <w:r>
              <w:rPr>
                <w:sz w:val="20"/>
              </w:rPr>
              <w:t>. Reconstruction and Regularization Loss, Training, Variants (</w:t>
            </w:r>
            <w:proofErr w:type="spellStart"/>
            <w:r>
              <w:rPr>
                <w:sz w:val="20"/>
              </w:rPr>
              <w:t>e.g</w:t>
            </w:r>
            <w:proofErr w:type="spellEnd"/>
            <w:r>
              <w:rPr>
                <w:sz w:val="20"/>
              </w:rPr>
              <w:t xml:space="preserve"> Conditional), Evaluation of VAEs, Applications of VAEs</w:t>
            </w:r>
          </w:p>
        </w:tc>
        <w:tc>
          <w:tcPr>
            <w:tcW w:w="3048" w:type="dxa"/>
          </w:tcPr>
          <w:p w:rsidR="00FA3D6A" w:rsidP="00FA3D6A" w:rsidRDefault="00FA3D6A" w14:paraId="7862020B" w14:textId="77777777">
            <w:pPr>
              <w:pStyle w:val="TableParagraph"/>
              <w:spacing w:before="1" w:line="259" w:lineRule="auto"/>
              <w:ind w:right="449"/>
              <w:rPr>
                <w:sz w:val="20"/>
              </w:rPr>
            </w:pPr>
            <w:r>
              <w:rPr>
                <w:sz w:val="20"/>
              </w:rPr>
              <w:t>I</w:t>
            </w:r>
            <w:r w:rsidRPr="007E7435">
              <w:rPr>
                <w:sz w:val="20"/>
              </w:rPr>
              <w:t xml:space="preserve">mplementing VAE in </w:t>
            </w:r>
            <w:proofErr w:type="spellStart"/>
            <w:r w:rsidRPr="007E7435">
              <w:rPr>
                <w:sz w:val="20"/>
              </w:rPr>
              <w:t>PyTorch</w:t>
            </w:r>
            <w:proofErr w:type="spellEnd"/>
            <w:r w:rsidRPr="007E7435">
              <w:rPr>
                <w:sz w:val="20"/>
              </w:rPr>
              <w:t>/TensorFlow</w:t>
            </w:r>
            <w:r>
              <w:rPr>
                <w:sz w:val="20"/>
              </w:rPr>
              <w:t>.</w:t>
            </w:r>
          </w:p>
          <w:p w:rsidR="00FA3D6A" w:rsidP="00FA3D6A" w:rsidRDefault="00FA3D6A" w14:paraId="62F565D1" w14:textId="77777777">
            <w:pPr>
              <w:pStyle w:val="TableParagraph"/>
              <w:spacing w:before="1" w:line="259" w:lineRule="auto"/>
              <w:ind w:right="449"/>
              <w:rPr>
                <w:sz w:val="20"/>
              </w:rPr>
            </w:pPr>
            <w:r w:rsidRPr="007E7435">
              <w:rPr>
                <w:sz w:val="20"/>
              </w:rPr>
              <w:t>Visualize latent space interpolation</w:t>
            </w:r>
            <w:r>
              <w:rPr>
                <w:sz w:val="20"/>
              </w:rPr>
              <w:t>.</w:t>
            </w:r>
          </w:p>
          <w:p w:rsidR="00FA3D6A" w:rsidP="00FA3D6A" w:rsidRDefault="00FA3D6A" w14:paraId="7B4FECA5" w14:textId="77777777">
            <w:pPr>
              <w:pStyle w:val="TableParagraph"/>
              <w:spacing w:before="1" w:line="259" w:lineRule="auto"/>
              <w:ind w:right="449"/>
              <w:rPr>
                <w:sz w:val="20"/>
              </w:rPr>
            </w:pPr>
            <w:r w:rsidRPr="007E7435">
              <w:rPr>
                <w:sz w:val="20"/>
              </w:rPr>
              <w:t>Generate new images from the learned latent distribution</w:t>
            </w:r>
            <w:r>
              <w:rPr>
                <w:sz w:val="20"/>
              </w:rPr>
              <w:t>.</w:t>
            </w:r>
          </w:p>
        </w:tc>
      </w:tr>
      <w:tr w:rsidR="00FA3D6A" w:rsidTr="00FA3D6A" w14:paraId="0A0A57C0" w14:textId="77777777">
        <w:trPr>
          <w:trHeight w:val="1905"/>
        </w:trPr>
        <w:tc>
          <w:tcPr>
            <w:tcW w:w="2127" w:type="dxa"/>
            <w:shd w:val="clear" w:color="auto" w:fill="D9E1F3"/>
          </w:tcPr>
          <w:p w:rsidR="00FA3D6A" w:rsidP="00FA3D6A" w:rsidRDefault="00FA3D6A" w14:paraId="7A1147BB" w14:textId="77777777">
            <w:pPr>
              <w:pStyle w:val="TableParagraph"/>
              <w:spacing w:before="1"/>
              <w:rPr>
                <w:sz w:val="20"/>
              </w:rPr>
            </w:pPr>
            <w:r w:rsidRPr="0070487B">
              <w:rPr>
                <w:sz w:val="20"/>
              </w:rPr>
              <w:t>Generative Adversarial Networks (GANs)</w:t>
            </w:r>
          </w:p>
        </w:tc>
        <w:tc>
          <w:tcPr>
            <w:tcW w:w="850" w:type="dxa"/>
          </w:tcPr>
          <w:p w:rsidRPr="00FA3D6A" w:rsidR="00FA3D6A" w:rsidP="00FA3D6A" w:rsidRDefault="00FA3D6A" w14:paraId="03F9D629" w14:textId="77777777">
            <w:pPr>
              <w:pStyle w:val="TableParagraph"/>
              <w:rPr>
                <w:b/>
                <w:bCs/>
                <w:sz w:val="20"/>
              </w:rPr>
            </w:pPr>
            <w:r w:rsidRPr="00FA3D6A">
              <w:rPr>
                <w:b/>
                <w:bCs/>
              </w:rPr>
              <w:t>3</w:t>
            </w:r>
          </w:p>
        </w:tc>
        <w:tc>
          <w:tcPr>
            <w:tcW w:w="3047" w:type="dxa"/>
            <w:shd w:val="clear" w:color="auto" w:fill="D9E1F3"/>
          </w:tcPr>
          <w:p w:rsidR="00FA3D6A" w:rsidP="00FA3D6A" w:rsidRDefault="00FA3D6A" w14:paraId="229994E0" w14:textId="77777777">
            <w:pPr>
              <w:pStyle w:val="TableParagraph"/>
              <w:rPr>
                <w:sz w:val="20"/>
              </w:rPr>
            </w:pPr>
            <w:r>
              <w:rPr>
                <w:sz w:val="20"/>
              </w:rPr>
              <w:t xml:space="preserve">Motivation </w:t>
            </w:r>
            <w:r w:rsidRPr="007C511D">
              <w:rPr>
                <w:sz w:val="20"/>
                <w:lang w:val="en-IE"/>
              </w:rPr>
              <w:t>for adversarial learning</w:t>
            </w:r>
            <w:r>
              <w:rPr>
                <w:sz w:val="20"/>
              </w:rPr>
              <w:t xml:space="preserve">, </w:t>
            </w:r>
            <w:r w:rsidRPr="007C511D">
              <w:rPr>
                <w:sz w:val="20"/>
              </w:rPr>
              <w:t>GAN Architecture</w:t>
            </w:r>
            <w:r>
              <w:rPr>
                <w:sz w:val="20"/>
              </w:rPr>
              <w:t xml:space="preserve"> (Generator, Discriminator), </w:t>
            </w:r>
            <w:r w:rsidRPr="007C511D">
              <w:rPr>
                <w:sz w:val="20"/>
                <w:lang w:val="en-IE"/>
              </w:rPr>
              <w:t>GAN Objective Function</w:t>
            </w:r>
            <w:r>
              <w:rPr>
                <w:sz w:val="20"/>
                <w:lang w:val="en-IE"/>
              </w:rPr>
              <w:t xml:space="preserve">, </w:t>
            </w:r>
            <w:r w:rsidRPr="007C511D">
              <w:rPr>
                <w:sz w:val="20"/>
                <w:lang w:val="en-IE"/>
              </w:rPr>
              <w:t>Training Challenges</w:t>
            </w:r>
            <w:r>
              <w:rPr>
                <w:sz w:val="20"/>
                <w:lang w:val="en-IE"/>
              </w:rPr>
              <w:t xml:space="preserve">, </w:t>
            </w:r>
            <w:r>
              <w:rPr>
                <w:sz w:val="20"/>
              </w:rPr>
              <w:t>Variants (</w:t>
            </w:r>
            <w:proofErr w:type="spellStart"/>
            <w:r>
              <w:rPr>
                <w:sz w:val="20"/>
              </w:rPr>
              <w:t>e.g</w:t>
            </w:r>
            <w:proofErr w:type="spellEnd"/>
            <w:r>
              <w:rPr>
                <w:sz w:val="20"/>
              </w:rPr>
              <w:t xml:space="preserve"> DCGAN, </w:t>
            </w:r>
            <w:proofErr w:type="spellStart"/>
            <w:r>
              <w:rPr>
                <w:sz w:val="20"/>
              </w:rPr>
              <w:t>cGAN</w:t>
            </w:r>
            <w:proofErr w:type="spellEnd"/>
            <w:r>
              <w:rPr>
                <w:sz w:val="20"/>
              </w:rPr>
              <w:t xml:space="preserve">, StyleGAN). </w:t>
            </w:r>
            <w:r w:rsidRPr="007C511D">
              <w:rPr>
                <w:sz w:val="20"/>
              </w:rPr>
              <w:t>Evaluation of GANs</w:t>
            </w:r>
            <w:r>
              <w:rPr>
                <w:sz w:val="20"/>
              </w:rPr>
              <w:t>. Applications of GANs</w:t>
            </w:r>
          </w:p>
        </w:tc>
        <w:tc>
          <w:tcPr>
            <w:tcW w:w="3048" w:type="dxa"/>
            <w:shd w:val="clear" w:color="auto" w:fill="D9E1F3"/>
          </w:tcPr>
          <w:p w:rsidRPr="007E7435" w:rsidR="00FA3D6A" w:rsidP="00FA3D6A" w:rsidRDefault="00FA3D6A" w14:paraId="78F10EC4" w14:textId="77777777">
            <w:pPr>
              <w:pStyle w:val="TableParagraph"/>
              <w:spacing w:before="1" w:line="259" w:lineRule="auto"/>
              <w:ind w:right="208"/>
              <w:rPr>
                <w:sz w:val="20"/>
              </w:rPr>
            </w:pPr>
            <w:r>
              <w:rPr>
                <w:sz w:val="20"/>
              </w:rPr>
              <w:t>I</w:t>
            </w:r>
            <w:r w:rsidRPr="007E7435">
              <w:rPr>
                <w:sz w:val="20"/>
              </w:rPr>
              <w:t>mplementing a</w:t>
            </w:r>
            <w:r>
              <w:rPr>
                <w:sz w:val="20"/>
              </w:rPr>
              <w:t xml:space="preserve"> </w:t>
            </w:r>
            <w:r w:rsidRPr="007E7435">
              <w:rPr>
                <w:sz w:val="20"/>
              </w:rPr>
              <w:t xml:space="preserve">GAN in </w:t>
            </w:r>
            <w:proofErr w:type="spellStart"/>
            <w:r w:rsidRPr="007E7435">
              <w:rPr>
                <w:sz w:val="20"/>
              </w:rPr>
              <w:t>PyTorch</w:t>
            </w:r>
            <w:proofErr w:type="spellEnd"/>
            <w:r w:rsidRPr="007E7435">
              <w:rPr>
                <w:sz w:val="20"/>
              </w:rPr>
              <w:t>/TensorFlow</w:t>
            </w:r>
            <w:r>
              <w:rPr>
                <w:sz w:val="20"/>
              </w:rPr>
              <w:t>.</w:t>
            </w:r>
          </w:p>
          <w:p w:rsidRPr="007E7435" w:rsidR="00FA3D6A" w:rsidP="00FA3D6A" w:rsidRDefault="00FA3D6A" w14:paraId="52D07AA6" w14:textId="77777777">
            <w:pPr>
              <w:pStyle w:val="TableParagraph"/>
              <w:spacing w:before="1" w:line="259" w:lineRule="auto"/>
              <w:ind w:right="208"/>
              <w:rPr>
                <w:sz w:val="20"/>
              </w:rPr>
            </w:pPr>
            <w:r w:rsidRPr="007E7435">
              <w:rPr>
                <w:sz w:val="20"/>
              </w:rPr>
              <w:t>Visualizing generator outputs across epochs</w:t>
            </w:r>
            <w:r>
              <w:rPr>
                <w:sz w:val="20"/>
              </w:rPr>
              <w:t>.</w:t>
            </w:r>
          </w:p>
          <w:p w:rsidR="00FA3D6A" w:rsidP="00FA3D6A" w:rsidRDefault="00FA3D6A" w14:paraId="22FE1F7A" w14:textId="77777777">
            <w:pPr>
              <w:pStyle w:val="TableParagraph"/>
              <w:spacing w:before="1" w:line="259" w:lineRule="auto"/>
              <w:ind w:right="208"/>
              <w:rPr>
                <w:sz w:val="20"/>
              </w:rPr>
            </w:pPr>
            <w:r w:rsidRPr="007E7435">
              <w:rPr>
                <w:sz w:val="20"/>
              </w:rPr>
              <w:t>Exploring latent space interpolations</w:t>
            </w:r>
            <w:r>
              <w:rPr>
                <w:sz w:val="20"/>
              </w:rPr>
              <w:t>.</w:t>
            </w:r>
          </w:p>
        </w:tc>
      </w:tr>
      <w:tr w:rsidR="00FA3D6A" w:rsidTr="00FA3D6A" w14:paraId="0B81B74B" w14:textId="77777777">
        <w:trPr>
          <w:trHeight w:val="1090"/>
        </w:trPr>
        <w:tc>
          <w:tcPr>
            <w:tcW w:w="2127" w:type="dxa"/>
          </w:tcPr>
          <w:p w:rsidR="00FA3D6A" w:rsidP="00FA3D6A" w:rsidRDefault="00FA3D6A" w14:paraId="49D51EB7" w14:textId="77777777">
            <w:pPr>
              <w:pStyle w:val="TableParagraph"/>
              <w:spacing w:before="1"/>
              <w:rPr>
                <w:sz w:val="20"/>
              </w:rPr>
            </w:pPr>
            <w:r w:rsidRPr="0070487B">
              <w:rPr>
                <w:sz w:val="20"/>
              </w:rPr>
              <w:t>Diffusion Models</w:t>
            </w:r>
          </w:p>
        </w:tc>
        <w:tc>
          <w:tcPr>
            <w:tcW w:w="850" w:type="dxa"/>
          </w:tcPr>
          <w:p w:rsidRPr="00FA3D6A" w:rsidR="00FA3D6A" w:rsidP="00FA3D6A" w:rsidRDefault="00FA3D6A" w14:paraId="100834A4" w14:textId="77777777">
            <w:pPr>
              <w:pStyle w:val="TableParagraph"/>
              <w:tabs>
                <w:tab w:val="left" w:pos="268"/>
                <w:tab w:val="left" w:pos="270"/>
              </w:tabs>
              <w:spacing w:before="1" w:line="280" w:lineRule="atLeast"/>
              <w:ind w:left="0" w:right="122"/>
              <w:rPr>
                <w:b/>
                <w:bCs/>
                <w:sz w:val="20"/>
                <w:lang w:val="en-IE"/>
              </w:rPr>
            </w:pPr>
            <w:r w:rsidRPr="00FA3D6A">
              <w:rPr>
                <w:b/>
                <w:bCs/>
              </w:rPr>
              <w:t>4</w:t>
            </w:r>
          </w:p>
        </w:tc>
        <w:tc>
          <w:tcPr>
            <w:tcW w:w="3047" w:type="dxa"/>
          </w:tcPr>
          <w:p w:rsidR="00FA3D6A" w:rsidP="00FA3D6A" w:rsidRDefault="00FA3D6A" w14:paraId="25D8291C" w14:textId="77777777">
            <w:pPr>
              <w:pStyle w:val="TableParagraph"/>
              <w:tabs>
                <w:tab w:val="left" w:pos="268"/>
                <w:tab w:val="left" w:pos="270"/>
              </w:tabs>
              <w:spacing w:before="1" w:line="280" w:lineRule="atLeast"/>
              <w:ind w:left="0" w:right="122"/>
              <w:rPr>
                <w:sz w:val="20"/>
                <w:lang w:val="en-IE"/>
              </w:rPr>
            </w:pPr>
            <w:r>
              <w:rPr>
                <w:sz w:val="20"/>
                <w:lang w:val="en-IE"/>
              </w:rPr>
              <w:t xml:space="preserve">Motivation, </w:t>
            </w:r>
            <w:r w:rsidRPr="007C511D">
              <w:rPr>
                <w:sz w:val="20"/>
                <w:lang w:val="en-IE"/>
              </w:rPr>
              <w:t>Limitations of GANs and VAEs that diffusion models addres</w:t>
            </w:r>
            <w:r>
              <w:rPr>
                <w:sz w:val="20"/>
                <w:lang w:val="en-IE"/>
              </w:rPr>
              <w:t xml:space="preserve">s. </w:t>
            </w:r>
            <w:r w:rsidRPr="007C511D">
              <w:rPr>
                <w:sz w:val="20"/>
                <w:lang w:val="en-IE"/>
              </w:rPr>
              <w:t>Theoretical Foundations</w:t>
            </w:r>
            <w:r>
              <w:rPr>
                <w:sz w:val="20"/>
                <w:lang w:val="en-IE"/>
              </w:rPr>
              <w:t xml:space="preserve">. </w:t>
            </w:r>
            <w:r w:rsidRPr="007C511D">
              <w:rPr>
                <w:sz w:val="20"/>
                <w:lang w:val="en-IE"/>
              </w:rPr>
              <w:t>Core Architecture</w:t>
            </w:r>
            <w:r>
              <w:rPr>
                <w:sz w:val="20"/>
                <w:lang w:val="en-IE"/>
              </w:rPr>
              <w:t xml:space="preserve">. </w:t>
            </w:r>
            <w:r w:rsidRPr="007C511D">
              <w:rPr>
                <w:sz w:val="20"/>
                <w:lang w:val="en-IE"/>
              </w:rPr>
              <w:t>Denoising Process</w:t>
            </w:r>
            <w:r>
              <w:rPr>
                <w:sz w:val="20"/>
                <w:lang w:val="en-IE"/>
              </w:rPr>
              <w:t>. Variants. Evaluation, Applications.</w:t>
            </w:r>
          </w:p>
          <w:p w:rsidR="00FA3D6A" w:rsidP="00FA3D6A" w:rsidRDefault="00FA3D6A" w14:paraId="72BDFAB8" w14:textId="77777777">
            <w:pPr>
              <w:pStyle w:val="TableParagraph"/>
              <w:tabs>
                <w:tab w:val="left" w:pos="268"/>
                <w:tab w:val="left" w:pos="270"/>
              </w:tabs>
              <w:spacing w:before="1" w:line="280" w:lineRule="atLeast"/>
              <w:ind w:left="0" w:right="122"/>
              <w:rPr>
                <w:sz w:val="20"/>
                <w:lang w:val="en-IE"/>
              </w:rPr>
            </w:pPr>
            <w:r w:rsidRPr="007C511D">
              <w:rPr>
                <w:sz w:val="20"/>
                <w:lang w:val="en-IE"/>
              </w:rPr>
              <w:t>Comparison with other generative models</w:t>
            </w:r>
            <w:r>
              <w:rPr>
                <w:sz w:val="20"/>
                <w:lang w:val="en-IE"/>
              </w:rPr>
              <w:t>.</w:t>
            </w:r>
          </w:p>
          <w:p w:rsidR="00FA3D6A" w:rsidP="00FA3D6A" w:rsidRDefault="00FA3D6A" w14:paraId="70ADCD1E" w14:textId="77777777">
            <w:pPr>
              <w:pStyle w:val="TableParagraph"/>
              <w:tabs>
                <w:tab w:val="left" w:pos="268"/>
                <w:tab w:val="left" w:pos="270"/>
              </w:tabs>
              <w:spacing w:before="1" w:line="280" w:lineRule="atLeast"/>
              <w:ind w:left="0" w:right="122"/>
              <w:rPr>
                <w:sz w:val="20"/>
              </w:rPr>
            </w:pPr>
          </w:p>
        </w:tc>
        <w:tc>
          <w:tcPr>
            <w:tcW w:w="3048" w:type="dxa"/>
          </w:tcPr>
          <w:p w:rsidR="00FA3D6A" w:rsidP="00FA3D6A" w:rsidRDefault="00FA3D6A" w14:paraId="56A2EFB5" w14:textId="77777777">
            <w:pPr>
              <w:pStyle w:val="TableParagraph"/>
              <w:spacing w:before="1" w:line="259" w:lineRule="auto"/>
              <w:ind w:right="208"/>
              <w:rPr>
                <w:sz w:val="20"/>
                <w:lang w:val="en-IE"/>
              </w:rPr>
            </w:pPr>
            <w:r w:rsidRPr="00214675">
              <w:rPr>
                <w:sz w:val="20"/>
                <w:lang w:val="en-IE"/>
              </w:rPr>
              <w:t>Training a simple diffusion model</w:t>
            </w:r>
            <w:r>
              <w:rPr>
                <w:sz w:val="20"/>
                <w:lang w:val="en-IE"/>
              </w:rPr>
              <w:t>.</w:t>
            </w:r>
          </w:p>
          <w:p w:rsidR="00FA3D6A" w:rsidP="00FA3D6A" w:rsidRDefault="00FA3D6A" w14:paraId="43D2DDAD" w14:textId="77777777">
            <w:pPr>
              <w:pStyle w:val="TableParagraph"/>
              <w:spacing w:before="1" w:line="259" w:lineRule="auto"/>
              <w:ind w:right="208"/>
              <w:rPr>
                <w:sz w:val="20"/>
              </w:rPr>
            </w:pPr>
            <w:r w:rsidRPr="007C511D">
              <w:rPr>
                <w:sz w:val="20"/>
                <w:lang w:val="en-IE"/>
              </w:rPr>
              <w:t>Generate images using a pre-trained diffusion model (e.g., Stable Diffusion)</w:t>
            </w:r>
            <w:r>
              <w:rPr>
                <w:sz w:val="20"/>
                <w:lang w:val="en-IE"/>
              </w:rPr>
              <w:t>.</w:t>
            </w:r>
          </w:p>
          <w:p w:rsidR="00FA3D6A" w:rsidP="00FA3D6A" w:rsidRDefault="00FA3D6A" w14:paraId="0B8F1768" w14:textId="77777777">
            <w:pPr>
              <w:pStyle w:val="TableParagraph"/>
              <w:spacing w:before="1" w:line="259" w:lineRule="auto"/>
              <w:ind w:right="208"/>
              <w:rPr>
                <w:sz w:val="20"/>
              </w:rPr>
            </w:pPr>
            <w:r w:rsidRPr="007C511D">
              <w:rPr>
                <w:sz w:val="20"/>
              </w:rPr>
              <w:t>Experiment with different noise steps and guidance scales</w:t>
            </w:r>
          </w:p>
        </w:tc>
      </w:tr>
      <w:tr w:rsidR="00FA3D6A" w:rsidTr="00FA3D6A" w14:paraId="7553E057" w14:textId="77777777">
        <w:trPr>
          <w:trHeight w:val="1364"/>
        </w:trPr>
        <w:tc>
          <w:tcPr>
            <w:tcW w:w="2127" w:type="dxa"/>
            <w:shd w:val="clear" w:color="auto" w:fill="D9E1F3"/>
          </w:tcPr>
          <w:p w:rsidR="00FA3D6A" w:rsidP="00FA3D6A" w:rsidRDefault="00FA3D6A" w14:paraId="0A6168CE" w14:textId="77777777">
            <w:pPr>
              <w:pStyle w:val="TableParagraph"/>
              <w:spacing w:before="1"/>
              <w:rPr>
                <w:sz w:val="20"/>
              </w:rPr>
            </w:pPr>
            <w:r w:rsidRPr="0070487B">
              <w:rPr>
                <w:sz w:val="20"/>
              </w:rPr>
              <w:t>Transformers &amp; Attention</w:t>
            </w:r>
          </w:p>
        </w:tc>
        <w:tc>
          <w:tcPr>
            <w:tcW w:w="850" w:type="dxa"/>
          </w:tcPr>
          <w:p w:rsidRPr="00FA3D6A" w:rsidR="00FA3D6A" w:rsidP="00FA3D6A" w:rsidRDefault="00FA3D6A" w14:paraId="55FE4EEC" w14:textId="77777777">
            <w:pPr>
              <w:pStyle w:val="TableParagraph"/>
              <w:tabs>
                <w:tab w:val="left" w:pos="269"/>
              </w:tabs>
              <w:rPr>
                <w:b/>
                <w:bCs/>
                <w:sz w:val="20"/>
              </w:rPr>
            </w:pPr>
            <w:r w:rsidRPr="00FA3D6A">
              <w:rPr>
                <w:b/>
                <w:bCs/>
              </w:rPr>
              <w:t>5</w:t>
            </w:r>
          </w:p>
        </w:tc>
        <w:tc>
          <w:tcPr>
            <w:tcW w:w="3047" w:type="dxa"/>
            <w:shd w:val="clear" w:color="auto" w:fill="D9E1F3"/>
          </w:tcPr>
          <w:p w:rsidR="00FA3D6A" w:rsidP="00FA3D6A" w:rsidRDefault="00FA3D6A" w14:paraId="6029C271" w14:textId="3D1565F5">
            <w:pPr>
              <w:pStyle w:val="TableParagraph"/>
              <w:tabs>
                <w:tab w:val="left" w:pos="269"/>
              </w:tabs>
              <w:rPr>
                <w:sz w:val="20"/>
              </w:rPr>
            </w:pPr>
            <w:r>
              <w:rPr>
                <w:sz w:val="20"/>
              </w:rPr>
              <w:t xml:space="preserve">Motivation, </w:t>
            </w:r>
            <w:r w:rsidRPr="007B37D3">
              <w:rPr>
                <w:sz w:val="20"/>
              </w:rPr>
              <w:t xml:space="preserve">Limitations of recurrent architectures (long-term dependencies, </w:t>
            </w:r>
            <w:proofErr w:type="spellStart"/>
            <w:r w:rsidRPr="007B37D3">
              <w:rPr>
                <w:sz w:val="20"/>
              </w:rPr>
              <w:t>paralleli</w:t>
            </w:r>
            <w:r>
              <w:rPr>
                <w:sz w:val="20"/>
              </w:rPr>
              <w:t>s</w:t>
            </w:r>
            <w:r w:rsidRPr="007B37D3">
              <w:rPr>
                <w:sz w:val="20"/>
              </w:rPr>
              <w:t>ation</w:t>
            </w:r>
            <w:proofErr w:type="spellEnd"/>
            <w:r>
              <w:rPr>
                <w:sz w:val="20"/>
              </w:rPr>
              <w:t xml:space="preserve">, </w:t>
            </w:r>
            <w:r w:rsidRPr="007B37D3">
              <w:rPr>
                <w:sz w:val="20"/>
              </w:rPr>
              <w:t>Attention Mechanism</w:t>
            </w:r>
            <w:r>
              <w:rPr>
                <w:sz w:val="20"/>
              </w:rPr>
              <w:t xml:space="preserve"> (</w:t>
            </w:r>
            <w:r w:rsidRPr="007B37D3">
              <w:rPr>
                <w:sz w:val="20"/>
              </w:rPr>
              <w:t>Self-Attention</w:t>
            </w:r>
            <w:r>
              <w:rPr>
                <w:sz w:val="20"/>
              </w:rPr>
              <w:t xml:space="preserve">, Multi-Head Attention, </w:t>
            </w:r>
            <w:r w:rsidRPr="00407AB7">
              <w:rPr>
                <w:sz w:val="20"/>
                <w:lang w:val="en-IE"/>
              </w:rPr>
              <w:t>Cross-attention</w:t>
            </w:r>
            <w:r>
              <w:rPr>
                <w:sz w:val="20"/>
                <w:lang w:val="en-IE"/>
              </w:rPr>
              <w:t>).</w:t>
            </w:r>
            <w:r w:rsidRPr="00407AB7">
              <w:rPr>
                <w:sz w:val="20"/>
                <w:lang w:val="en-IE"/>
              </w:rPr>
              <w:t xml:space="preserve"> </w:t>
            </w:r>
            <w:r w:rsidRPr="00214675">
              <w:rPr>
                <w:sz w:val="20"/>
              </w:rPr>
              <w:t>Transformer Architecture</w:t>
            </w:r>
            <w:r>
              <w:rPr>
                <w:sz w:val="20"/>
              </w:rPr>
              <w:t xml:space="preserve"> and Components, Training, Evaluation, Variants, Applications</w:t>
            </w:r>
          </w:p>
          <w:p w:rsidR="00FA3D6A" w:rsidP="00FA3D6A" w:rsidRDefault="00FA3D6A" w14:paraId="18269465" w14:textId="40E0255A">
            <w:pPr>
              <w:pStyle w:val="TableParagraph"/>
              <w:tabs>
                <w:tab w:val="left" w:pos="269"/>
              </w:tabs>
              <w:rPr>
                <w:sz w:val="20"/>
              </w:rPr>
            </w:pPr>
          </w:p>
        </w:tc>
        <w:tc>
          <w:tcPr>
            <w:tcW w:w="3048" w:type="dxa"/>
            <w:shd w:val="clear" w:color="auto" w:fill="D9E1F3"/>
          </w:tcPr>
          <w:p w:rsidRPr="00192439" w:rsidR="00FA3D6A" w:rsidP="00FA3D6A" w:rsidRDefault="00FA3D6A" w14:paraId="1B17A64F" w14:textId="77777777">
            <w:pPr>
              <w:pStyle w:val="TableParagraph"/>
              <w:spacing w:before="1" w:line="259" w:lineRule="auto"/>
              <w:ind w:right="208"/>
              <w:rPr>
                <w:sz w:val="20"/>
                <w:lang w:val="en-IE"/>
              </w:rPr>
            </w:pPr>
            <w:r>
              <w:rPr>
                <w:sz w:val="20"/>
                <w:lang w:val="en-IE"/>
              </w:rPr>
              <w:t>L</w:t>
            </w:r>
            <w:r w:rsidRPr="007B37D3">
              <w:rPr>
                <w:sz w:val="20"/>
                <w:lang w:val="en-IE"/>
              </w:rPr>
              <w:t>ab balances coding, visuali</w:t>
            </w:r>
            <w:r>
              <w:rPr>
                <w:sz w:val="20"/>
                <w:lang w:val="en-IE"/>
              </w:rPr>
              <w:t>s</w:t>
            </w:r>
            <w:r w:rsidRPr="007B37D3">
              <w:rPr>
                <w:sz w:val="20"/>
                <w:lang w:val="en-IE"/>
              </w:rPr>
              <w:t xml:space="preserve">ation, and critical thinking. Students not only build </w:t>
            </w:r>
            <w:r>
              <w:rPr>
                <w:sz w:val="20"/>
                <w:lang w:val="en-IE"/>
              </w:rPr>
              <w:t xml:space="preserve">simple transformer models (blocks and </w:t>
            </w:r>
            <w:r w:rsidRPr="007B37D3">
              <w:rPr>
                <w:sz w:val="20"/>
                <w:lang w:val="en-IE"/>
              </w:rPr>
              <w:t>attention mechanisms</w:t>
            </w:r>
            <w:r>
              <w:rPr>
                <w:sz w:val="20"/>
                <w:lang w:val="en-IE"/>
              </w:rPr>
              <w:t>)</w:t>
            </w:r>
            <w:r w:rsidRPr="007B37D3">
              <w:rPr>
                <w:sz w:val="20"/>
                <w:lang w:val="en-IE"/>
              </w:rPr>
              <w:t xml:space="preserve"> but also interrogate how transformers use them in practice</w:t>
            </w:r>
            <w:r>
              <w:rPr>
                <w:sz w:val="20"/>
                <w:lang w:val="en-IE"/>
              </w:rPr>
              <w:t>.</w:t>
            </w:r>
          </w:p>
        </w:tc>
      </w:tr>
      <w:tr w:rsidR="00FA3D6A" w:rsidTr="00FA3D6A" w14:paraId="78B4F794" w14:textId="77777777">
        <w:trPr>
          <w:trHeight w:val="1557"/>
        </w:trPr>
        <w:tc>
          <w:tcPr>
            <w:tcW w:w="2127" w:type="dxa"/>
          </w:tcPr>
          <w:p w:rsidR="00FA3D6A" w:rsidP="00FA3D6A" w:rsidRDefault="00FA3D6A" w14:paraId="2DD259ED" w14:textId="77777777">
            <w:pPr>
              <w:pStyle w:val="TableParagraph"/>
              <w:spacing w:before="1"/>
              <w:rPr>
                <w:sz w:val="20"/>
              </w:rPr>
            </w:pPr>
            <w:r w:rsidRPr="0070487B">
              <w:rPr>
                <w:sz w:val="20"/>
              </w:rPr>
              <w:t>Large Language Models (LLMs) and families</w:t>
            </w:r>
          </w:p>
        </w:tc>
        <w:tc>
          <w:tcPr>
            <w:tcW w:w="850" w:type="dxa"/>
          </w:tcPr>
          <w:p w:rsidRPr="00FA3D6A" w:rsidR="00FA3D6A" w:rsidP="00FA3D6A" w:rsidRDefault="00FA3D6A" w14:paraId="79D0975C" w14:textId="77777777">
            <w:pPr>
              <w:pStyle w:val="TableParagraph"/>
              <w:tabs>
                <w:tab w:val="left" w:pos="269"/>
              </w:tabs>
              <w:spacing w:before="1"/>
              <w:rPr>
                <w:b/>
                <w:bCs/>
                <w:sz w:val="20"/>
                <w:lang w:val="en-IE"/>
              </w:rPr>
            </w:pPr>
            <w:r w:rsidRPr="00FA3D6A">
              <w:rPr>
                <w:b/>
                <w:bCs/>
              </w:rPr>
              <w:t>6</w:t>
            </w:r>
          </w:p>
        </w:tc>
        <w:tc>
          <w:tcPr>
            <w:tcW w:w="3047" w:type="dxa"/>
          </w:tcPr>
          <w:p w:rsidR="00FA3D6A" w:rsidP="00FA3D6A" w:rsidRDefault="00FA3D6A" w14:paraId="524BA273" w14:textId="77777777">
            <w:pPr>
              <w:pStyle w:val="TableParagraph"/>
              <w:tabs>
                <w:tab w:val="left" w:pos="269"/>
              </w:tabs>
              <w:spacing w:before="1"/>
              <w:rPr>
                <w:sz w:val="20"/>
              </w:rPr>
            </w:pPr>
            <w:r w:rsidRPr="006C3F17">
              <w:rPr>
                <w:sz w:val="20"/>
                <w:lang w:val="en-IE"/>
              </w:rPr>
              <w:t>Evolution of NLP</w:t>
            </w:r>
            <w:r>
              <w:rPr>
                <w:sz w:val="20"/>
                <w:lang w:val="en-IE"/>
              </w:rPr>
              <w:t xml:space="preserve">. </w:t>
            </w:r>
            <w:r>
              <w:rPr>
                <w:sz w:val="20"/>
              </w:rPr>
              <w:t>H</w:t>
            </w:r>
            <w:r w:rsidRPr="007B37D3">
              <w:rPr>
                <w:sz w:val="20"/>
              </w:rPr>
              <w:t>ow Transformers are used in LLMs and generative models.</w:t>
            </w:r>
            <w:r>
              <w:t xml:space="preserve"> </w:t>
            </w:r>
            <w:r w:rsidRPr="006C3F17">
              <w:rPr>
                <w:sz w:val="20"/>
              </w:rPr>
              <w:t>Architecture Overview</w:t>
            </w:r>
            <w:r>
              <w:rPr>
                <w:sz w:val="20"/>
              </w:rPr>
              <w:t xml:space="preserve">. LLM families (e.g. GPT, BERT, </w:t>
            </w:r>
            <w:proofErr w:type="spellStart"/>
            <w:r>
              <w:rPr>
                <w:sz w:val="20"/>
              </w:rPr>
              <w:t>LLaMA</w:t>
            </w:r>
            <w:proofErr w:type="spellEnd"/>
            <w:r>
              <w:rPr>
                <w:sz w:val="20"/>
              </w:rPr>
              <w:t>, T5). Applications</w:t>
            </w:r>
          </w:p>
          <w:p w:rsidR="00FA3D6A" w:rsidP="00FA3D6A" w:rsidRDefault="00FA3D6A" w14:paraId="3AA403B3" w14:textId="77777777">
            <w:pPr>
              <w:pStyle w:val="TableParagraph"/>
              <w:tabs>
                <w:tab w:val="left" w:pos="269"/>
              </w:tabs>
              <w:spacing w:before="1"/>
              <w:rPr>
                <w:sz w:val="20"/>
              </w:rPr>
            </w:pPr>
          </w:p>
        </w:tc>
        <w:tc>
          <w:tcPr>
            <w:tcW w:w="3048" w:type="dxa"/>
          </w:tcPr>
          <w:p w:rsidR="00FA3D6A" w:rsidP="00FA3D6A" w:rsidRDefault="00FA3D6A" w14:paraId="412EAF69" w14:textId="77777777">
            <w:pPr>
              <w:pStyle w:val="TableParagraph"/>
              <w:spacing w:before="1" w:line="259" w:lineRule="auto"/>
              <w:ind w:right="208"/>
              <w:rPr>
                <w:sz w:val="20"/>
              </w:rPr>
            </w:pPr>
            <w:r>
              <w:rPr>
                <w:sz w:val="20"/>
              </w:rPr>
              <w:t>Use pretrained models.</w:t>
            </w:r>
          </w:p>
          <w:p w:rsidR="00FA3D6A" w:rsidP="00FA3D6A" w:rsidRDefault="00FA3D6A" w14:paraId="370C30A1" w14:textId="77777777">
            <w:pPr>
              <w:pStyle w:val="TableParagraph"/>
              <w:spacing w:before="1" w:line="259" w:lineRule="auto"/>
              <w:ind w:right="208"/>
              <w:rPr>
                <w:sz w:val="20"/>
              </w:rPr>
            </w:pPr>
            <w:r w:rsidRPr="006C3F17">
              <w:rPr>
                <w:sz w:val="20"/>
              </w:rPr>
              <w:t>Comparing outputs across families (e.g., GPT vs BERT vs T5)</w:t>
            </w:r>
          </w:p>
          <w:p w:rsidR="00FA3D6A" w:rsidP="00FA3D6A" w:rsidRDefault="00FA3D6A" w14:paraId="69B25006" w14:textId="77777777">
            <w:pPr>
              <w:pStyle w:val="TableParagraph"/>
              <w:spacing w:before="1" w:line="259" w:lineRule="auto"/>
              <w:ind w:right="208"/>
              <w:rPr>
                <w:sz w:val="20"/>
              </w:rPr>
            </w:pPr>
            <w:r w:rsidRPr="006C3F17">
              <w:rPr>
                <w:sz w:val="20"/>
              </w:rPr>
              <w:t xml:space="preserve">Query a GPT or </w:t>
            </w:r>
            <w:proofErr w:type="spellStart"/>
            <w:r w:rsidRPr="006C3F17">
              <w:rPr>
                <w:sz w:val="20"/>
              </w:rPr>
              <w:t>LLaMA</w:t>
            </w:r>
            <w:proofErr w:type="spellEnd"/>
            <w:r w:rsidRPr="006C3F17">
              <w:rPr>
                <w:sz w:val="20"/>
              </w:rPr>
              <w:t xml:space="preserve"> model using Hugging Face API</w:t>
            </w:r>
          </w:p>
        </w:tc>
      </w:tr>
      <w:tr w:rsidR="00FA3D6A" w:rsidTr="00FA3D6A" w14:paraId="552948F8" w14:textId="77777777">
        <w:trPr>
          <w:trHeight w:val="1363"/>
        </w:trPr>
        <w:tc>
          <w:tcPr>
            <w:tcW w:w="2127" w:type="dxa"/>
            <w:shd w:val="clear" w:color="auto" w:fill="D9E1F3"/>
          </w:tcPr>
          <w:p w:rsidR="00FA3D6A" w:rsidP="00FA3D6A" w:rsidRDefault="00FA3D6A" w14:paraId="518ADD34" w14:textId="77777777">
            <w:pPr>
              <w:pStyle w:val="TableParagraph"/>
              <w:spacing w:before="1"/>
              <w:rPr>
                <w:sz w:val="20"/>
              </w:rPr>
            </w:pPr>
            <w:r w:rsidRPr="0070487B">
              <w:rPr>
                <w:sz w:val="20"/>
              </w:rPr>
              <w:t>Prompt Engineering and evaluation</w:t>
            </w:r>
          </w:p>
        </w:tc>
        <w:tc>
          <w:tcPr>
            <w:tcW w:w="850" w:type="dxa"/>
          </w:tcPr>
          <w:p w:rsidRPr="00FA3D6A" w:rsidR="00FA3D6A" w:rsidP="00FA3D6A" w:rsidRDefault="00FA3D6A" w14:paraId="5754F838" w14:textId="77777777">
            <w:pPr>
              <w:pStyle w:val="TableParagraph"/>
              <w:spacing w:before="37"/>
              <w:rPr>
                <w:b/>
                <w:bCs/>
                <w:sz w:val="20"/>
              </w:rPr>
            </w:pPr>
            <w:r w:rsidRPr="00FA3D6A">
              <w:rPr>
                <w:b/>
                <w:bCs/>
              </w:rPr>
              <w:t>7</w:t>
            </w:r>
          </w:p>
        </w:tc>
        <w:tc>
          <w:tcPr>
            <w:tcW w:w="3047" w:type="dxa"/>
            <w:shd w:val="clear" w:color="auto" w:fill="D9E1F3"/>
          </w:tcPr>
          <w:p w:rsidR="00FA3D6A" w:rsidP="00FA3D6A" w:rsidRDefault="00FA3D6A" w14:paraId="59263F79" w14:textId="77777777">
            <w:pPr>
              <w:pStyle w:val="TableParagraph"/>
              <w:spacing w:before="37"/>
              <w:rPr>
                <w:sz w:val="20"/>
              </w:rPr>
            </w:pPr>
            <w:r w:rsidRPr="006C3F17">
              <w:rPr>
                <w:sz w:val="20"/>
              </w:rPr>
              <w:t>The paradigm shift</w:t>
            </w:r>
            <w:r>
              <w:rPr>
                <w:sz w:val="20"/>
              </w:rPr>
              <w:t xml:space="preserve"> (</w:t>
            </w:r>
            <w:r w:rsidRPr="006C3F17">
              <w:rPr>
                <w:sz w:val="20"/>
              </w:rPr>
              <w:t>pre-training</w:t>
            </w:r>
            <w:r>
              <w:rPr>
                <w:sz w:val="20"/>
              </w:rPr>
              <w:t xml:space="preserve"> vs </w:t>
            </w:r>
            <w:r w:rsidRPr="006C3F17">
              <w:rPr>
                <w:sz w:val="20"/>
              </w:rPr>
              <w:t>fine-tuning vs prompt-based usag</w:t>
            </w:r>
            <w:r>
              <w:rPr>
                <w:sz w:val="20"/>
              </w:rPr>
              <w:t xml:space="preserve">e). </w:t>
            </w:r>
            <w:r w:rsidRPr="00B31D20">
              <w:rPr>
                <w:sz w:val="20"/>
              </w:rPr>
              <w:t>Basic Prompting Techniques</w:t>
            </w:r>
            <w:r>
              <w:rPr>
                <w:sz w:val="20"/>
              </w:rPr>
              <w:t xml:space="preserve"> (zero-shot, one-shot, few shot, role based), </w:t>
            </w:r>
            <w:r w:rsidRPr="00B31D20">
              <w:rPr>
                <w:sz w:val="20"/>
                <w:lang w:val="en-IE"/>
              </w:rPr>
              <w:t>Chain-of-Thought (</w:t>
            </w:r>
            <w:proofErr w:type="spellStart"/>
            <w:r w:rsidRPr="00B31D20">
              <w:rPr>
                <w:sz w:val="20"/>
                <w:lang w:val="en-IE"/>
              </w:rPr>
              <w:t>CoT</w:t>
            </w:r>
            <w:proofErr w:type="spellEnd"/>
            <w:r w:rsidRPr="00B31D20">
              <w:rPr>
                <w:sz w:val="20"/>
                <w:lang w:val="en-IE"/>
              </w:rPr>
              <w:t>)</w:t>
            </w:r>
            <w:r>
              <w:rPr>
                <w:sz w:val="20"/>
                <w:lang w:val="en-IE"/>
              </w:rPr>
              <w:t xml:space="preserve"> prompting. </w:t>
            </w:r>
            <w:r w:rsidRPr="00B31D20">
              <w:rPr>
                <w:sz w:val="20"/>
                <w:lang w:val="en-IE"/>
              </w:rPr>
              <w:t>Prompting for Different Tasks</w:t>
            </w:r>
            <w:r>
              <w:rPr>
                <w:sz w:val="20"/>
                <w:lang w:val="en-IE"/>
              </w:rPr>
              <w:t>. Evaluation Methods. L</w:t>
            </w:r>
            <w:r w:rsidRPr="006C3F17">
              <w:rPr>
                <w:sz w:val="20"/>
              </w:rPr>
              <w:t>imitations and Challenges</w:t>
            </w:r>
            <w:r>
              <w:rPr>
                <w:sz w:val="20"/>
              </w:rPr>
              <w:t>. Supporting tools.</w:t>
            </w:r>
          </w:p>
          <w:p w:rsidR="00FA3D6A" w:rsidP="00FA3D6A" w:rsidRDefault="00FA3D6A" w14:paraId="71C35E7F" w14:textId="77777777">
            <w:pPr>
              <w:pStyle w:val="TableParagraph"/>
              <w:spacing w:before="37"/>
              <w:rPr>
                <w:sz w:val="20"/>
              </w:rPr>
            </w:pPr>
          </w:p>
        </w:tc>
        <w:tc>
          <w:tcPr>
            <w:tcW w:w="3048" w:type="dxa"/>
            <w:shd w:val="clear" w:color="auto" w:fill="D9E1F3"/>
          </w:tcPr>
          <w:p w:rsidR="00FA3D6A" w:rsidP="00FA3D6A" w:rsidRDefault="00FA3D6A" w14:paraId="6F0D2C63" w14:textId="77777777">
            <w:pPr>
              <w:pStyle w:val="TableParagraph"/>
              <w:spacing w:before="1" w:line="259" w:lineRule="auto"/>
              <w:ind w:left="0" w:right="321"/>
              <w:rPr>
                <w:sz w:val="20"/>
                <w:lang w:val="en-IE"/>
              </w:rPr>
            </w:pPr>
            <w:r>
              <w:rPr>
                <w:sz w:val="20"/>
                <w:lang w:val="en-IE"/>
              </w:rPr>
              <w:t>Explore different case studies in prompt engineering and different prompt styles on pre-trained LLMs.</w:t>
            </w:r>
          </w:p>
          <w:p w:rsidRPr="006C3F17" w:rsidR="00FA3D6A" w:rsidP="00FA3D6A" w:rsidRDefault="00FA3D6A" w14:paraId="676CD4B6" w14:textId="77777777">
            <w:pPr>
              <w:pStyle w:val="TableParagraph"/>
              <w:spacing w:before="1" w:line="259" w:lineRule="auto"/>
              <w:ind w:left="0" w:right="321"/>
              <w:rPr>
                <w:sz w:val="20"/>
                <w:lang w:val="en-IE"/>
              </w:rPr>
            </w:pPr>
          </w:p>
        </w:tc>
      </w:tr>
      <w:tr w:rsidR="00FA3D6A" w:rsidTr="00FA3D6A" w14:paraId="32EF3B68" w14:textId="77777777">
        <w:trPr>
          <w:trHeight w:val="2182"/>
        </w:trPr>
        <w:tc>
          <w:tcPr>
            <w:tcW w:w="2127" w:type="dxa"/>
          </w:tcPr>
          <w:p w:rsidR="00FA3D6A" w:rsidP="00FA3D6A" w:rsidRDefault="00FA3D6A" w14:paraId="2BE13FCA" w14:textId="77777777">
            <w:pPr>
              <w:pStyle w:val="TableParagraph"/>
              <w:spacing w:before="1"/>
              <w:rPr>
                <w:sz w:val="20"/>
              </w:rPr>
            </w:pPr>
            <w:r w:rsidRPr="0070487B">
              <w:rPr>
                <w:sz w:val="20"/>
              </w:rPr>
              <w:t>Fine-Tuning and Domain Adaptation</w:t>
            </w:r>
          </w:p>
        </w:tc>
        <w:tc>
          <w:tcPr>
            <w:tcW w:w="850" w:type="dxa"/>
          </w:tcPr>
          <w:p w:rsidRPr="00FA3D6A" w:rsidR="00FA3D6A" w:rsidP="00FA3D6A" w:rsidRDefault="00FA3D6A" w14:paraId="7B58FF39" w14:textId="77777777">
            <w:pPr>
              <w:pStyle w:val="TableParagraph"/>
              <w:tabs>
                <w:tab w:val="left" w:pos="269"/>
              </w:tabs>
              <w:spacing w:before="37"/>
              <w:rPr>
                <w:b/>
                <w:bCs/>
                <w:sz w:val="20"/>
              </w:rPr>
            </w:pPr>
            <w:r w:rsidRPr="00FA3D6A">
              <w:rPr>
                <w:b/>
                <w:bCs/>
              </w:rPr>
              <w:t>8</w:t>
            </w:r>
          </w:p>
        </w:tc>
        <w:tc>
          <w:tcPr>
            <w:tcW w:w="3047" w:type="dxa"/>
          </w:tcPr>
          <w:p w:rsidR="00FA3D6A" w:rsidP="00FA3D6A" w:rsidRDefault="00FA3D6A" w14:paraId="20441B8E" w14:textId="77777777">
            <w:pPr>
              <w:pStyle w:val="TableParagraph"/>
              <w:tabs>
                <w:tab w:val="left" w:pos="269"/>
              </w:tabs>
              <w:spacing w:before="37"/>
              <w:rPr>
                <w:sz w:val="20"/>
              </w:rPr>
            </w:pPr>
            <w:r w:rsidRPr="006C3F17">
              <w:rPr>
                <w:sz w:val="20"/>
              </w:rPr>
              <w:t>Fine-tuning approaches: supervised fine-tuning, reinforcement learning with human feedback (RLHF)</w:t>
            </w:r>
            <w:r>
              <w:rPr>
                <w:sz w:val="20"/>
              </w:rPr>
              <w:t>.</w:t>
            </w:r>
          </w:p>
          <w:p w:rsidR="00FA3D6A" w:rsidP="00FA3D6A" w:rsidRDefault="00FA3D6A" w14:paraId="6FE1D526" w14:textId="77777777">
            <w:pPr>
              <w:pStyle w:val="TableParagraph"/>
              <w:tabs>
                <w:tab w:val="left" w:pos="269"/>
              </w:tabs>
              <w:spacing w:before="37"/>
              <w:rPr>
                <w:sz w:val="20"/>
              </w:rPr>
            </w:pPr>
            <w:r w:rsidRPr="006C3F17">
              <w:rPr>
                <w:sz w:val="20"/>
              </w:rPr>
              <w:t xml:space="preserve">Parameter-efficient tuning: </w:t>
            </w:r>
            <w:proofErr w:type="spellStart"/>
            <w:r w:rsidRPr="006C3F17">
              <w:rPr>
                <w:sz w:val="20"/>
              </w:rPr>
              <w:t>LoRA</w:t>
            </w:r>
            <w:proofErr w:type="spellEnd"/>
            <w:r w:rsidRPr="006C3F17">
              <w:rPr>
                <w:sz w:val="20"/>
              </w:rPr>
              <w:t>, adapters, prompt tunin</w:t>
            </w:r>
            <w:r>
              <w:rPr>
                <w:sz w:val="20"/>
              </w:rPr>
              <w:t>g.</w:t>
            </w:r>
            <w:r>
              <w:t xml:space="preserve"> </w:t>
            </w:r>
            <w:r w:rsidRPr="005C0EE5">
              <w:rPr>
                <w:sz w:val="20"/>
              </w:rPr>
              <w:t>Instruction Tuning</w:t>
            </w:r>
            <w:r>
              <w:rPr>
                <w:sz w:val="20"/>
              </w:rPr>
              <w:t xml:space="preserve">.  </w:t>
            </w:r>
            <w:r w:rsidRPr="00B31D20">
              <w:rPr>
                <w:sz w:val="20"/>
              </w:rPr>
              <w:t>Domain-Specific Fine-Tuning</w:t>
            </w:r>
            <w:r>
              <w:rPr>
                <w:sz w:val="20"/>
              </w:rPr>
              <w:t xml:space="preserve">. </w:t>
            </w:r>
            <w:r w:rsidRPr="005C0EE5">
              <w:rPr>
                <w:sz w:val="20"/>
              </w:rPr>
              <w:t>Evaluation &amp; Benchmarks</w:t>
            </w:r>
          </w:p>
        </w:tc>
        <w:tc>
          <w:tcPr>
            <w:tcW w:w="3048" w:type="dxa"/>
          </w:tcPr>
          <w:p w:rsidRPr="00B568BC" w:rsidR="00FA3D6A" w:rsidP="00FA3D6A" w:rsidRDefault="00FA3D6A" w14:paraId="45BB0658" w14:textId="77777777">
            <w:pPr>
              <w:pStyle w:val="TableParagraph"/>
              <w:spacing w:before="1" w:line="259" w:lineRule="auto"/>
              <w:ind w:right="321"/>
              <w:rPr>
                <w:sz w:val="20"/>
              </w:rPr>
            </w:pPr>
            <w:r w:rsidRPr="00EC0DF2">
              <w:rPr>
                <w:sz w:val="20"/>
                <w:lang w:val="en-IE"/>
              </w:rPr>
              <w:t>Fine-tune a pre-trained LLM for a domain-specific tas</w:t>
            </w:r>
            <w:r>
              <w:rPr>
                <w:sz w:val="20"/>
                <w:lang w:val="en-IE"/>
              </w:rPr>
              <w:t xml:space="preserve">k. </w:t>
            </w:r>
            <w:r w:rsidRPr="00EC0DF2">
              <w:rPr>
                <w:sz w:val="20"/>
                <w:lang w:val="en-IE"/>
              </w:rPr>
              <w:t>Apply parameter-efficient fine-tuning (</w:t>
            </w:r>
            <w:proofErr w:type="spellStart"/>
            <w:r w:rsidRPr="00EC0DF2">
              <w:rPr>
                <w:sz w:val="20"/>
                <w:lang w:val="en-IE"/>
              </w:rPr>
              <w:t>LoRA</w:t>
            </w:r>
            <w:proofErr w:type="spellEnd"/>
            <w:r w:rsidRPr="00EC0DF2">
              <w:rPr>
                <w:sz w:val="20"/>
                <w:lang w:val="en-IE"/>
              </w:rPr>
              <w:t xml:space="preserve"> / </w:t>
            </w:r>
            <w:proofErr w:type="spellStart"/>
            <w:r w:rsidRPr="00EC0DF2">
              <w:rPr>
                <w:sz w:val="20"/>
                <w:lang w:val="en-IE"/>
              </w:rPr>
              <w:t>QLoRA</w:t>
            </w:r>
            <w:proofErr w:type="spellEnd"/>
            <w:r w:rsidRPr="00EC0DF2">
              <w:rPr>
                <w:sz w:val="20"/>
                <w:lang w:val="en-IE"/>
              </w:rPr>
              <w:t>)</w:t>
            </w:r>
            <w:r>
              <w:rPr>
                <w:sz w:val="20"/>
                <w:lang w:val="en-IE"/>
              </w:rPr>
              <w:t xml:space="preserve">. </w:t>
            </w:r>
            <w:r w:rsidRPr="00EC0DF2">
              <w:rPr>
                <w:sz w:val="20"/>
                <w:lang w:val="en-IE"/>
              </w:rPr>
              <w:t>Compare base vs fine-tuned model performance</w:t>
            </w:r>
            <w:r>
              <w:rPr>
                <w:sz w:val="20"/>
                <w:lang w:val="en-IE"/>
              </w:rPr>
              <w:t>.</w:t>
            </w:r>
          </w:p>
        </w:tc>
      </w:tr>
      <w:tr w:rsidR="00FA3D6A" w:rsidTr="00FA3D6A" w14:paraId="33826FB0" w14:textId="77777777">
        <w:trPr>
          <w:trHeight w:val="1091"/>
        </w:trPr>
        <w:tc>
          <w:tcPr>
            <w:tcW w:w="2127" w:type="dxa"/>
            <w:shd w:val="clear" w:color="auto" w:fill="D9E1F3"/>
          </w:tcPr>
          <w:p w:rsidR="00FA3D6A" w:rsidP="00FA3D6A" w:rsidRDefault="00FA3D6A" w14:paraId="1EC6CBAA" w14:textId="77777777">
            <w:pPr>
              <w:pStyle w:val="TableParagraph"/>
              <w:spacing w:before="1"/>
              <w:rPr>
                <w:sz w:val="20"/>
              </w:rPr>
            </w:pPr>
            <w:r>
              <w:rPr>
                <w:sz w:val="20"/>
              </w:rPr>
              <w:t>F</w:t>
            </w:r>
            <w:r w:rsidRPr="00875B81">
              <w:rPr>
                <w:sz w:val="20"/>
              </w:rPr>
              <w:t>oundations of Multimodal Generative AI</w:t>
            </w:r>
          </w:p>
        </w:tc>
        <w:tc>
          <w:tcPr>
            <w:tcW w:w="850" w:type="dxa"/>
          </w:tcPr>
          <w:p w:rsidRPr="00FA3D6A" w:rsidR="00FA3D6A" w:rsidP="00FA3D6A" w:rsidRDefault="00FA3D6A" w14:paraId="4B800C27" w14:textId="77777777">
            <w:pPr>
              <w:pStyle w:val="TableParagraph"/>
              <w:tabs>
                <w:tab w:val="left" w:pos="269"/>
              </w:tabs>
              <w:spacing w:before="37"/>
              <w:rPr>
                <w:b/>
                <w:bCs/>
                <w:sz w:val="20"/>
              </w:rPr>
            </w:pPr>
            <w:r w:rsidRPr="00FA3D6A">
              <w:rPr>
                <w:b/>
                <w:bCs/>
              </w:rPr>
              <w:t>9</w:t>
            </w:r>
          </w:p>
        </w:tc>
        <w:tc>
          <w:tcPr>
            <w:tcW w:w="3047" w:type="dxa"/>
            <w:shd w:val="clear" w:color="auto" w:fill="D9E1F3"/>
          </w:tcPr>
          <w:p w:rsidR="00FA3D6A" w:rsidP="00FA3D6A" w:rsidRDefault="00FA3D6A" w14:paraId="4D38B2C3" w14:textId="77777777">
            <w:pPr>
              <w:pStyle w:val="TableParagraph"/>
              <w:tabs>
                <w:tab w:val="left" w:pos="269"/>
              </w:tabs>
              <w:spacing w:before="37"/>
              <w:rPr>
                <w:sz w:val="20"/>
              </w:rPr>
            </w:pPr>
            <w:r w:rsidRPr="00385BD5">
              <w:rPr>
                <w:sz w:val="20"/>
              </w:rPr>
              <w:t>Definition of modalities (text, image, audio, video)</w:t>
            </w:r>
            <w:r>
              <w:rPr>
                <w:sz w:val="20"/>
              </w:rPr>
              <w:t xml:space="preserve">. </w:t>
            </w:r>
            <w:r w:rsidRPr="00B568BC">
              <w:rPr>
                <w:sz w:val="20"/>
              </w:rPr>
              <w:t>Key Concepts &amp; Terminology</w:t>
            </w:r>
            <w:r>
              <w:rPr>
                <w:sz w:val="20"/>
              </w:rPr>
              <w:t xml:space="preserve"> (modality, cross modal, muti modal, alignment, fusion).</w:t>
            </w:r>
            <w:r>
              <w:t xml:space="preserve"> </w:t>
            </w:r>
            <w:r w:rsidRPr="00385BD5">
              <w:rPr>
                <w:sz w:val="20"/>
              </w:rPr>
              <w:t>Representation learning across modalities.</w:t>
            </w:r>
            <w:r>
              <w:rPr>
                <w:sz w:val="20"/>
              </w:rPr>
              <w:t xml:space="preserve"> K</w:t>
            </w:r>
            <w:r w:rsidRPr="00B568BC">
              <w:rPr>
                <w:sz w:val="20"/>
              </w:rPr>
              <w:t>ey multimodal architectures and models</w:t>
            </w:r>
            <w:r>
              <w:rPr>
                <w:sz w:val="20"/>
              </w:rPr>
              <w:t xml:space="preserve">. </w:t>
            </w:r>
            <w:r w:rsidRPr="00B568BC">
              <w:rPr>
                <w:sz w:val="20"/>
              </w:rPr>
              <w:t>Contrastive Learning</w:t>
            </w:r>
            <w:r>
              <w:rPr>
                <w:sz w:val="20"/>
              </w:rPr>
              <w:t xml:space="preserve"> (C</w:t>
            </w:r>
            <w:r w:rsidRPr="00B568BC">
              <w:rPr>
                <w:sz w:val="20"/>
              </w:rPr>
              <w:t>LIP</w:t>
            </w:r>
            <w:r>
              <w:rPr>
                <w:sz w:val="20"/>
              </w:rPr>
              <w:t xml:space="preserve">), </w:t>
            </w:r>
            <w:r w:rsidRPr="00B568BC">
              <w:rPr>
                <w:sz w:val="20"/>
              </w:rPr>
              <w:t>Vision-Language Transformers</w:t>
            </w:r>
            <w:r>
              <w:rPr>
                <w:sz w:val="20"/>
              </w:rPr>
              <w:t>.</w:t>
            </w:r>
          </w:p>
          <w:p w:rsidR="00FA3D6A" w:rsidP="00FA3D6A" w:rsidRDefault="00FA3D6A" w14:paraId="0A5F1461" w14:textId="58310D3E">
            <w:pPr>
              <w:pStyle w:val="TableParagraph"/>
              <w:tabs>
                <w:tab w:val="left" w:pos="269"/>
              </w:tabs>
              <w:spacing w:before="37"/>
              <w:rPr>
                <w:sz w:val="20"/>
              </w:rPr>
            </w:pPr>
          </w:p>
        </w:tc>
        <w:tc>
          <w:tcPr>
            <w:tcW w:w="3048" w:type="dxa"/>
            <w:shd w:val="clear" w:color="auto" w:fill="D9E1F3"/>
          </w:tcPr>
          <w:p w:rsidR="00FA3D6A" w:rsidP="00FA3D6A" w:rsidRDefault="00FA3D6A" w14:paraId="7C9D8967" w14:textId="6CD5F7CF">
            <w:pPr>
              <w:pStyle w:val="TableParagraph"/>
              <w:spacing w:before="1" w:line="259" w:lineRule="auto"/>
              <w:ind w:right="208"/>
              <w:rPr>
                <w:sz w:val="20"/>
              </w:rPr>
            </w:pPr>
            <w:r w:rsidRPr="00EC0DF2">
              <w:rPr>
                <w:sz w:val="20"/>
              </w:rPr>
              <w:t>Understand modalities and embeddings</w:t>
            </w:r>
            <w:r>
              <w:rPr>
                <w:sz w:val="20"/>
              </w:rPr>
              <w:t>.</w:t>
            </w:r>
          </w:p>
          <w:p w:rsidR="00FA3D6A" w:rsidP="00FA3D6A" w:rsidRDefault="00FA3D6A" w14:paraId="42AD2F27" w14:textId="77777777">
            <w:pPr>
              <w:pStyle w:val="TableParagraph"/>
              <w:spacing w:before="1" w:line="259" w:lineRule="auto"/>
              <w:ind w:right="208"/>
              <w:rPr>
                <w:sz w:val="20"/>
                <w:lang w:val="en-IE"/>
              </w:rPr>
            </w:pPr>
            <w:r>
              <w:rPr>
                <w:sz w:val="20"/>
                <w:lang w:val="en-IE"/>
              </w:rPr>
              <w:t>E</w:t>
            </w:r>
            <w:r w:rsidRPr="00EC0DF2">
              <w:rPr>
                <w:sz w:val="20"/>
                <w:lang w:val="en-IE"/>
              </w:rPr>
              <w:t>xplor</w:t>
            </w:r>
            <w:r>
              <w:rPr>
                <w:sz w:val="20"/>
                <w:lang w:val="en-IE"/>
              </w:rPr>
              <w:t>e</w:t>
            </w:r>
            <w:r w:rsidRPr="00EC0DF2">
              <w:rPr>
                <w:sz w:val="20"/>
                <w:lang w:val="en-IE"/>
              </w:rPr>
              <w:t xml:space="preserve"> text–image embeddings, alignment, and retrieval using pre-trained models like CLIP.</w:t>
            </w:r>
          </w:p>
          <w:p w:rsidRPr="00CE0F11" w:rsidR="00FA3D6A" w:rsidP="00FA3D6A" w:rsidRDefault="00FA3D6A" w14:paraId="08F6B307" w14:textId="77777777">
            <w:pPr>
              <w:pStyle w:val="TableParagraph"/>
              <w:spacing w:before="1" w:line="259" w:lineRule="auto"/>
              <w:ind w:right="208"/>
              <w:rPr>
                <w:sz w:val="20"/>
                <w:lang w:val="en-IE"/>
              </w:rPr>
            </w:pPr>
          </w:p>
          <w:p w:rsidR="00FA3D6A" w:rsidP="00FA3D6A" w:rsidRDefault="00FA3D6A" w14:paraId="7B3ECE6F" w14:textId="77777777">
            <w:pPr>
              <w:pStyle w:val="TableParagraph"/>
              <w:spacing w:before="1" w:line="259" w:lineRule="auto"/>
              <w:ind w:right="208"/>
              <w:rPr>
                <w:sz w:val="20"/>
              </w:rPr>
            </w:pPr>
          </w:p>
        </w:tc>
      </w:tr>
      <w:tr w:rsidR="00FA3D6A" w:rsidTr="00FA3D6A" w14:paraId="1B30C4B6" w14:textId="77777777">
        <w:trPr>
          <w:trHeight w:val="1363"/>
        </w:trPr>
        <w:tc>
          <w:tcPr>
            <w:tcW w:w="2127" w:type="dxa"/>
          </w:tcPr>
          <w:p w:rsidR="00FA3D6A" w:rsidP="00FA3D6A" w:rsidRDefault="00FA3D6A" w14:paraId="2E03740D" w14:textId="77777777">
            <w:pPr>
              <w:pStyle w:val="TableParagraph"/>
              <w:spacing w:before="1"/>
              <w:rPr>
                <w:sz w:val="20"/>
              </w:rPr>
            </w:pPr>
            <w:r w:rsidRPr="00875B81">
              <w:rPr>
                <w:sz w:val="20"/>
                <w:lang w:val="en-IE"/>
              </w:rPr>
              <w:t xml:space="preserve">Multimodal Generative </w:t>
            </w:r>
            <w:r>
              <w:rPr>
                <w:sz w:val="20"/>
                <w:lang w:val="en-IE"/>
              </w:rPr>
              <w:t>AI Applications</w:t>
            </w:r>
          </w:p>
        </w:tc>
        <w:tc>
          <w:tcPr>
            <w:tcW w:w="850" w:type="dxa"/>
          </w:tcPr>
          <w:p w:rsidRPr="00FA3D6A" w:rsidR="00FA3D6A" w:rsidP="00FA3D6A" w:rsidRDefault="00FA3D6A" w14:paraId="5587EAA4" w14:textId="77777777">
            <w:pPr>
              <w:pStyle w:val="TableParagraph"/>
              <w:tabs>
                <w:tab w:val="left" w:pos="268"/>
                <w:tab w:val="left" w:pos="270"/>
              </w:tabs>
              <w:spacing w:before="1" w:line="280" w:lineRule="atLeast"/>
              <w:ind w:right="145"/>
              <w:rPr>
                <w:b/>
                <w:bCs/>
                <w:sz w:val="20"/>
              </w:rPr>
            </w:pPr>
            <w:r w:rsidRPr="00FA3D6A">
              <w:rPr>
                <w:b/>
                <w:bCs/>
              </w:rPr>
              <w:t>10</w:t>
            </w:r>
          </w:p>
        </w:tc>
        <w:tc>
          <w:tcPr>
            <w:tcW w:w="3047" w:type="dxa"/>
          </w:tcPr>
          <w:p w:rsidR="00FA3D6A" w:rsidP="00FA3D6A" w:rsidRDefault="00FA3D6A" w14:paraId="5A418033" w14:textId="77777777">
            <w:pPr>
              <w:pStyle w:val="TableParagraph"/>
              <w:tabs>
                <w:tab w:val="left" w:pos="268"/>
                <w:tab w:val="left" w:pos="270"/>
              </w:tabs>
              <w:spacing w:before="1" w:line="280" w:lineRule="atLeast"/>
              <w:ind w:right="145"/>
              <w:rPr>
                <w:sz w:val="20"/>
              </w:rPr>
            </w:pPr>
            <w:r w:rsidRPr="00AA2B42">
              <w:rPr>
                <w:sz w:val="20"/>
              </w:rPr>
              <w:t>Multimodal LLMs</w:t>
            </w:r>
            <w:r>
              <w:rPr>
                <w:sz w:val="20"/>
              </w:rPr>
              <w:t xml:space="preserve">. </w:t>
            </w:r>
            <w:r w:rsidRPr="00AA2B42">
              <w:rPr>
                <w:sz w:val="20"/>
              </w:rPr>
              <w:t>Training &amp; Fine-Tuning Multimodal Models</w:t>
            </w:r>
            <w:r>
              <w:rPr>
                <w:sz w:val="20"/>
              </w:rPr>
              <w:t>.</w:t>
            </w:r>
          </w:p>
          <w:p w:rsidR="00FA3D6A" w:rsidP="00FA3D6A" w:rsidRDefault="00FA3D6A" w14:paraId="1DE01094" w14:textId="77777777">
            <w:pPr>
              <w:pStyle w:val="TableParagraph"/>
              <w:tabs>
                <w:tab w:val="left" w:pos="268"/>
                <w:tab w:val="left" w:pos="270"/>
              </w:tabs>
              <w:spacing w:before="1" w:line="280" w:lineRule="atLeast"/>
              <w:ind w:right="145"/>
              <w:rPr>
                <w:sz w:val="20"/>
              </w:rPr>
            </w:pPr>
            <w:r w:rsidRPr="00AA2B42">
              <w:rPr>
                <w:sz w:val="20"/>
              </w:rPr>
              <w:t xml:space="preserve">Evaluation of Multimodal </w:t>
            </w:r>
            <w:r>
              <w:rPr>
                <w:sz w:val="20"/>
              </w:rPr>
              <w:t>G</w:t>
            </w:r>
            <w:r w:rsidRPr="00AA2B42">
              <w:rPr>
                <w:sz w:val="20"/>
              </w:rPr>
              <w:t>enerative</w:t>
            </w:r>
            <w:r>
              <w:rPr>
                <w:sz w:val="20"/>
              </w:rPr>
              <w:t xml:space="preserve"> AI. Applications</w:t>
            </w:r>
          </w:p>
        </w:tc>
        <w:tc>
          <w:tcPr>
            <w:tcW w:w="3048" w:type="dxa"/>
          </w:tcPr>
          <w:p w:rsidRPr="00AA2B42" w:rsidR="00FA3D6A" w:rsidP="00FA3D6A" w:rsidRDefault="00FA3D6A" w14:paraId="37E8AE65" w14:textId="77777777">
            <w:pPr>
              <w:pStyle w:val="TableParagraph"/>
              <w:spacing w:before="1" w:line="259" w:lineRule="auto"/>
              <w:ind w:right="208"/>
              <w:rPr>
                <w:sz w:val="20"/>
                <w:lang w:val="en-IE"/>
              </w:rPr>
            </w:pPr>
            <w:r>
              <w:rPr>
                <w:sz w:val="20"/>
              </w:rPr>
              <w:t xml:space="preserve">Multimodal generative tasks for example: </w:t>
            </w:r>
            <w:r w:rsidRPr="00AA2B42">
              <w:rPr>
                <w:sz w:val="20"/>
                <w:lang w:val="en-IE"/>
              </w:rPr>
              <w:t xml:space="preserve">Text </w:t>
            </w:r>
            <w:r>
              <w:rPr>
                <w:sz w:val="20"/>
                <w:lang w:val="en-IE"/>
              </w:rPr>
              <w:t>to</w:t>
            </w:r>
            <w:r w:rsidRPr="00AA2B42">
              <w:rPr>
                <w:sz w:val="20"/>
                <w:lang w:val="en-IE"/>
              </w:rPr>
              <w:t xml:space="preserve"> Image</w:t>
            </w:r>
            <w:r>
              <w:rPr>
                <w:sz w:val="20"/>
                <w:lang w:val="en-IE"/>
              </w:rPr>
              <w:t xml:space="preserve">, </w:t>
            </w:r>
            <w:r w:rsidRPr="00AA2B42">
              <w:rPr>
                <w:sz w:val="20"/>
                <w:lang w:val="en-IE"/>
              </w:rPr>
              <w:t xml:space="preserve">Image </w:t>
            </w:r>
            <w:r>
              <w:rPr>
                <w:sz w:val="20"/>
                <w:lang w:val="en-IE"/>
              </w:rPr>
              <w:t>to</w:t>
            </w:r>
            <w:r w:rsidRPr="00AA2B42">
              <w:rPr>
                <w:sz w:val="20"/>
                <w:lang w:val="en-IE"/>
              </w:rPr>
              <w:t xml:space="preserve"> Text</w:t>
            </w:r>
            <w:r>
              <w:rPr>
                <w:sz w:val="20"/>
                <w:lang w:val="en-IE"/>
              </w:rPr>
              <w:t xml:space="preserve">, </w:t>
            </w:r>
            <w:r w:rsidRPr="00AA2B42">
              <w:rPr>
                <w:sz w:val="20"/>
                <w:lang w:val="en-IE"/>
              </w:rPr>
              <w:t xml:space="preserve">Text </w:t>
            </w:r>
            <w:r>
              <w:rPr>
                <w:sz w:val="20"/>
                <w:lang w:val="en-IE"/>
              </w:rPr>
              <w:t>to</w:t>
            </w:r>
            <w:r w:rsidRPr="00AA2B42">
              <w:rPr>
                <w:sz w:val="20"/>
                <w:lang w:val="en-IE"/>
              </w:rPr>
              <w:t xml:space="preserve"> Audio</w:t>
            </w:r>
            <w:r>
              <w:rPr>
                <w:sz w:val="20"/>
                <w:lang w:val="en-IE"/>
              </w:rPr>
              <w:t xml:space="preserve">, </w:t>
            </w:r>
            <w:r w:rsidRPr="00AA2B42">
              <w:rPr>
                <w:sz w:val="20"/>
                <w:lang w:val="en-IE"/>
              </w:rPr>
              <w:t xml:space="preserve">Text </w:t>
            </w:r>
            <w:r>
              <w:rPr>
                <w:sz w:val="20"/>
                <w:lang w:val="en-IE"/>
              </w:rPr>
              <w:t>to</w:t>
            </w:r>
            <w:r w:rsidRPr="00AA2B42">
              <w:rPr>
                <w:sz w:val="20"/>
                <w:lang w:val="en-IE"/>
              </w:rPr>
              <w:t xml:space="preserve"> Video</w:t>
            </w:r>
            <w:r>
              <w:rPr>
                <w:sz w:val="20"/>
                <w:lang w:val="en-IE"/>
              </w:rPr>
              <w:t xml:space="preserve">, </w:t>
            </w:r>
            <w:r w:rsidRPr="00AA2B42">
              <w:rPr>
                <w:sz w:val="20"/>
                <w:lang w:val="en-IE"/>
              </w:rPr>
              <w:t xml:space="preserve">Image </w:t>
            </w:r>
            <w:r>
              <w:rPr>
                <w:sz w:val="20"/>
                <w:lang w:val="en-IE"/>
              </w:rPr>
              <w:t>to</w:t>
            </w:r>
            <w:r w:rsidRPr="00AA2B42">
              <w:rPr>
                <w:sz w:val="20"/>
                <w:lang w:val="en-IE"/>
              </w:rPr>
              <w:t xml:space="preserve"> Image</w:t>
            </w:r>
            <w:r>
              <w:rPr>
                <w:sz w:val="20"/>
                <w:lang w:val="en-IE"/>
              </w:rPr>
              <w:t xml:space="preserve">, </w:t>
            </w:r>
            <w:r w:rsidRPr="00AA2B42">
              <w:rPr>
                <w:sz w:val="20"/>
                <w:lang w:val="en-IE"/>
              </w:rPr>
              <w:t>Cross-modal reasoning</w:t>
            </w:r>
          </w:p>
          <w:p w:rsidR="00FA3D6A" w:rsidP="00FA3D6A" w:rsidRDefault="00FA3D6A" w14:paraId="74772E1B" w14:textId="77777777">
            <w:pPr>
              <w:pStyle w:val="TableParagraph"/>
              <w:spacing w:before="1" w:line="259" w:lineRule="auto"/>
              <w:ind w:right="208"/>
              <w:rPr>
                <w:sz w:val="20"/>
              </w:rPr>
            </w:pPr>
            <w:r>
              <w:rPr>
                <w:sz w:val="20"/>
              </w:rPr>
              <w:t>E</w:t>
            </w:r>
            <w:r w:rsidRPr="00AA2B42">
              <w:rPr>
                <w:sz w:val="20"/>
              </w:rPr>
              <w:t>xplore advanced models, real-world use cases and emerging trends.</w:t>
            </w:r>
          </w:p>
        </w:tc>
      </w:tr>
      <w:tr w:rsidR="00FA3D6A" w:rsidTr="00FA3D6A" w14:paraId="265F1CE6" w14:textId="77777777">
        <w:trPr>
          <w:trHeight w:val="768"/>
        </w:trPr>
        <w:tc>
          <w:tcPr>
            <w:tcW w:w="2127" w:type="dxa"/>
            <w:shd w:val="clear" w:color="auto" w:fill="D9E1F3"/>
          </w:tcPr>
          <w:p w:rsidR="00FA3D6A" w:rsidP="00FA3D6A" w:rsidRDefault="00FA3D6A" w14:paraId="38F73A2E" w14:textId="77777777">
            <w:pPr>
              <w:pStyle w:val="TableParagraph"/>
              <w:spacing w:before="3"/>
              <w:rPr>
                <w:sz w:val="20"/>
              </w:rPr>
            </w:pPr>
            <w:r w:rsidRPr="0070487B">
              <w:rPr>
                <w:sz w:val="20"/>
              </w:rPr>
              <w:t>Deployment and Frameworks</w:t>
            </w:r>
            <w:r>
              <w:rPr>
                <w:sz w:val="20"/>
              </w:rPr>
              <w:t>.</w:t>
            </w:r>
          </w:p>
        </w:tc>
        <w:tc>
          <w:tcPr>
            <w:tcW w:w="850" w:type="dxa"/>
          </w:tcPr>
          <w:p w:rsidRPr="00FA3D6A" w:rsidR="00FA3D6A" w:rsidP="00FA3D6A" w:rsidRDefault="00FA3D6A" w14:paraId="7F7FDC29" w14:textId="77777777">
            <w:pPr>
              <w:pStyle w:val="TableParagraph"/>
              <w:tabs>
                <w:tab w:val="left" w:pos="269"/>
              </w:tabs>
              <w:spacing w:before="1"/>
              <w:rPr>
                <w:b/>
                <w:bCs/>
                <w:sz w:val="20"/>
              </w:rPr>
            </w:pPr>
            <w:r w:rsidRPr="00FA3D6A">
              <w:rPr>
                <w:b/>
                <w:bCs/>
              </w:rPr>
              <w:t>11</w:t>
            </w:r>
          </w:p>
        </w:tc>
        <w:tc>
          <w:tcPr>
            <w:tcW w:w="3047" w:type="dxa"/>
            <w:shd w:val="clear" w:color="auto" w:fill="D9E1F3"/>
          </w:tcPr>
          <w:p w:rsidR="00FA3D6A" w:rsidP="00FA3D6A" w:rsidRDefault="00FA3D6A" w14:paraId="0245B9AE" w14:textId="77777777">
            <w:pPr>
              <w:pStyle w:val="TableParagraph"/>
              <w:tabs>
                <w:tab w:val="left" w:pos="269"/>
              </w:tabs>
              <w:spacing w:before="1"/>
              <w:rPr>
                <w:sz w:val="20"/>
              </w:rPr>
            </w:pPr>
            <w:r>
              <w:rPr>
                <w:sz w:val="20"/>
              </w:rPr>
              <w:t>Frameworks (</w:t>
            </w:r>
            <w:r w:rsidRPr="004F52F4">
              <w:rPr>
                <w:sz w:val="20"/>
              </w:rPr>
              <w:t>Hugging Face</w:t>
            </w:r>
            <w:r>
              <w:rPr>
                <w:sz w:val="20"/>
              </w:rPr>
              <w:t xml:space="preserve">, </w:t>
            </w:r>
            <w:r w:rsidRPr="004F52F4">
              <w:rPr>
                <w:sz w:val="20"/>
              </w:rPr>
              <w:t>OpenAI / Azure OpenAI</w:t>
            </w:r>
            <w:r>
              <w:rPr>
                <w:sz w:val="20"/>
              </w:rPr>
              <w:t xml:space="preserve">, </w:t>
            </w:r>
            <w:proofErr w:type="spellStart"/>
            <w:r w:rsidRPr="004F52F4">
              <w:rPr>
                <w:sz w:val="20"/>
              </w:rPr>
              <w:t>vLLM</w:t>
            </w:r>
            <w:proofErr w:type="spellEnd"/>
            <w:r>
              <w:rPr>
                <w:sz w:val="20"/>
              </w:rPr>
              <w:t xml:space="preserve">, </w:t>
            </w:r>
            <w:r w:rsidRPr="004F52F4">
              <w:rPr>
                <w:sz w:val="20"/>
              </w:rPr>
              <w:t>Ollama</w:t>
            </w:r>
            <w:r>
              <w:rPr>
                <w:sz w:val="20"/>
              </w:rPr>
              <w:t xml:space="preserve">, </w:t>
            </w:r>
            <w:proofErr w:type="spellStart"/>
            <w:r>
              <w:rPr>
                <w:sz w:val="20"/>
              </w:rPr>
              <w:t>LangChain</w:t>
            </w:r>
            <w:proofErr w:type="spellEnd"/>
            <w:r>
              <w:rPr>
                <w:sz w:val="20"/>
              </w:rPr>
              <w:t>). API Platforms. Deploy and monitor generative AI models using standard frameworks and deployment tools. Comparison</w:t>
            </w:r>
          </w:p>
          <w:p w:rsidR="00FA3D6A" w:rsidP="00FA3D6A" w:rsidRDefault="00FA3D6A" w14:paraId="672E0ED9" w14:textId="77777777">
            <w:pPr>
              <w:pStyle w:val="TableParagraph"/>
              <w:tabs>
                <w:tab w:val="left" w:pos="269"/>
              </w:tabs>
              <w:spacing w:before="1"/>
              <w:rPr>
                <w:sz w:val="20"/>
              </w:rPr>
            </w:pPr>
          </w:p>
        </w:tc>
        <w:tc>
          <w:tcPr>
            <w:tcW w:w="3048" w:type="dxa"/>
            <w:shd w:val="clear" w:color="auto" w:fill="D9E1F3"/>
          </w:tcPr>
          <w:p w:rsidR="00FA3D6A" w:rsidP="00FA3D6A" w:rsidRDefault="00FA3D6A" w14:paraId="6CFC81B5" w14:textId="77777777">
            <w:pPr>
              <w:pStyle w:val="TableParagraph"/>
              <w:spacing w:before="4" w:line="242" w:lineRule="exact"/>
              <w:rPr>
                <w:sz w:val="20"/>
              </w:rPr>
            </w:pPr>
            <w:r>
              <w:rPr>
                <w:sz w:val="20"/>
              </w:rPr>
              <w:t>Explore different tools and frameworks. Work with local and cloud based LLM models.</w:t>
            </w:r>
          </w:p>
          <w:p w:rsidR="00FA3D6A" w:rsidP="00FA3D6A" w:rsidRDefault="00FA3D6A" w14:paraId="2E08E5A8" w14:textId="77777777">
            <w:pPr>
              <w:pStyle w:val="TableParagraph"/>
              <w:spacing w:before="4" w:line="242" w:lineRule="exact"/>
              <w:rPr>
                <w:sz w:val="20"/>
              </w:rPr>
            </w:pPr>
          </w:p>
        </w:tc>
      </w:tr>
      <w:tr w:rsidR="00FA3D6A" w:rsidTr="00FA3D6A" w14:paraId="194E5C23" w14:textId="77777777">
        <w:trPr>
          <w:trHeight w:val="768"/>
        </w:trPr>
        <w:tc>
          <w:tcPr>
            <w:tcW w:w="2127" w:type="dxa"/>
            <w:shd w:val="clear" w:color="auto" w:fill="FFFFFF" w:themeFill="background1"/>
          </w:tcPr>
          <w:p w:rsidRPr="0070487B" w:rsidR="00FA3D6A" w:rsidP="00FA3D6A" w:rsidRDefault="00FA3D6A" w14:paraId="29E4663E" w14:textId="77777777">
            <w:pPr>
              <w:pStyle w:val="TableParagraph"/>
              <w:spacing w:before="3"/>
              <w:rPr>
                <w:sz w:val="20"/>
              </w:rPr>
            </w:pPr>
            <w:r w:rsidRPr="0070487B">
              <w:rPr>
                <w:sz w:val="20"/>
              </w:rPr>
              <w:t>Retrieval-Augmented Generation (RAG)</w:t>
            </w:r>
            <w:r>
              <w:rPr>
                <w:sz w:val="20"/>
              </w:rPr>
              <w:t xml:space="preserve"> &amp;</w:t>
            </w:r>
            <w:r w:rsidRPr="0070487B">
              <w:rPr>
                <w:sz w:val="20"/>
              </w:rPr>
              <w:t xml:space="preserve"> Agentic AI</w:t>
            </w:r>
          </w:p>
        </w:tc>
        <w:tc>
          <w:tcPr>
            <w:tcW w:w="850" w:type="dxa"/>
          </w:tcPr>
          <w:p w:rsidRPr="00FA3D6A" w:rsidR="00FA3D6A" w:rsidP="00FA3D6A" w:rsidRDefault="00FA3D6A" w14:paraId="3A332553" w14:textId="77777777">
            <w:pPr>
              <w:pStyle w:val="TableParagraph"/>
              <w:tabs>
                <w:tab w:val="left" w:pos="269"/>
              </w:tabs>
              <w:spacing w:before="1"/>
              <w:rPr>
                <w:b/>
                <w:bCs/>
                <w:sz w:val="20"/>
              </w:rPr>
            </w:pPr>
            <w:r w:rsidRPr="00FA3D6A">
              <w:rPr>
                <w:b/>
                <w:bCs/>
              </w:rPr>
              <w:t>12</w:t>
            </w:r>
          </w:p>
        </w:tc>
        <w:tc>
          <w:tcPr>
            <w:tcW w:w="3047" w:type="dxa"/>
            <w:shd w:val="clear" w:color="auto" w:fill="FFFFFF" w:themeFill="background1"/>
          </w:tcPr>
          <w:p w:rsidR="00FA3D6A" w:rsidP="00FA3D6A" w:rsidRDefault="00FA3D6A" w14:paraId="04A38D37" w14:textId="77777777">
            <w:pPr>
              <w:pStyle w:val="TableParagraph"/>
              <w:tabs>
                <w:tab w:val="left" w:pos="269"/>
              </w:tabs>
              <w:spacing w:before="1"/>
              <w:rPr>
                <w:sz w:val="20"/>
              </w:rPr>
            </w:pPr>
            <w:r>
              <w:rPr>
                <w:sz w:val="20"/>
              </w:rPr>
              <w:t>Motivation. LLM limitations (</w:t>
            </w:r>
            <w:proofErr w:type="spellStart"/>
            <w:r>
              <w:rPr>
                <w:sz w:val="20"/>
              </w:rPr>
              <w:t>e.g</w:t>
            </w:r>
            <w:proofErr w:type="spellEnd"/>
            <w:r>
              <w:rPr>
                <w:sz w:val="20"/>
              </w:rPr>
              <w:t xml:space="preserve"> Static Knowledge, </w:t>
            </w:r>
            <w:r w:rsidRPr="004F52F4">
              <w:rPr>
                <w:sz w:val="20"/>
              </w:rPr>
              <w:t>Hallucinations</w:t>
            </w:r>
            <w:r>
              <w:rPr>
                <w:sz w:val="20"/>
              </w:rPr>
              <w:t xml:space="preserve">). </w:t>
            </w:r>
            <w:r w:rsidRPr="004F52F4">
              <w:rPr>
                <w:sz w:val="20"/>
              </w:rPr>
              <w:t xml:space="preserve">RAG </w:t>
            </w:r>
            <w:proofErr w:type="gramStart"/>
            <w:r w:rsidRPr="004F52F4">
              <w:rPr>
                <w:sz w:val="20"/>
              </w:rPr>
              <w:t>architectures</w:t>
            </w:r>
            <w:proofErr w:type="gramEnd"/>
            <w:r w:rsidRPr="004F52F4">
              <w:rPr>
                <w:sz w:val="20"/>
              </w:rPr>
              <w:t xml:space="preserve"> and workflow</w:t>
            </w:r>
            <w:r>
              <w:rPr>
                <w:sz w:val="20"/>
              </w:rPr>
              <w:t xml:space="preserve">. </w:t>
            </w:r>
            <w:r w:rsidRPr="004F52F4">
              <w:rPr>
                <w:sz w:val="20"/>
              </w:rPr>
              <w:t>Understand agentic AI concepts</w:t>
            </w:r>
            <w:r>
              <w:rPr>
                <w:sz w:val="20"/>
              </w:rPr>
              <w:t xml:space="preserve"> and</w:t>
            </w:r>
            <w:r w:rsidRPr="004F52F4">
              <w:rPr>
                <w:sz w:val="20"/>
              </w:rPr>
              <w:t xml:space="preserve"> components</w:t>
            </w:r>
            <w:r>
              <w:rPr>
                <w:sz w:val="20"/>
              </w:rPr>
              <w:t>.</w:t>
            </w:r>
            <w:r>
              <w:t xml:space="preserve"> </w:t>
            </w:r>
            <w:r w:rsidRPr="004F52F4">
              <w:rPr>
                <w:sz w:val="20"/>
              </w:rPr>
              <w:t>Frameworks &amp; Tools</w:t>
            </w:r>
          </w:p>
          <w:p w:rsidR="00FA3D6A" w:rsidP="00FA3D6A" w:rsidRDefault="00FA3D6A" w14:paraId="572BC1F5" w14:textId="77777777">
            <w:pPr>
              <w:pStyle w:val="TableParagraph"/>
              <w:tabs>
                <w:tab w:val="left" w:pos="269"/>
              </w:tabs>
              <w:spacing w:before="1"/>
              <w:rPr>
                <w:sz w:val="20"/>
              </w:rPr>
            </w:pPr>
          </w:p>
        </w:tc>
        <w:tc>
          <w:tcPr>
            <w:tcW w:w="3048" w:type="dxa"/>
            <w:shd w:val="clear" w:color="auto" w:fill="FFFFFF" w:themeFill="background1"/>
          </w:tcPr>
          <w:p w:rsidR="00FA3D6A" w:rsidP="00FA3D6A" w:rsidRDefault="00FA3D6A" w14:paraId="44BCC7EB" w14:textId="77777777">
            <w:pPr>
              <w:pStyle w:val="TableParagraph"/>
              <w:spacing w:before="4" w:line="242" w:lineRule="exact"/>
              <w:rPr>
                <w:sz w:val="20"/>
              </w:rPr>
            </w:pPr>
            <w:r>
              <w:rPr>
                <w:sz w:val="20"/>
              </w:rPr>
              <w:t>Build RAG pipelines (</w:t>
            </w:r>
            <w:proofErr w:type="spellStart"/>
            <w:r>
              <w:rPr>
                <w:sz w:val="20"/>
              </w:rPr>
              <w:t>e.g</w:t>
            </w:r>
            <w:proofErr w:type="spellEnd"/>
            <w:r>
              <w:rPr>
                <w:sz w:val="20"/>
              </w:rPr>
              <w:t xml:space="preserve"> document Q&amp;A). Implement a simple LLM agent. Compare with and without RAG.</w:t>
            </w:r>
          </w:p>
        </w:tc>
      </w:tr>
    </w:tbl>
    <w:p w:rsidR="00153623" w:rsidP="00153623" w:rsidRDefault="00153623" w14:paraId="12BB3EF3"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78B764B0" w14:textId="77777777">
        <w:tc>
          <w:tcPr>
            <w:tcW w:w="9016" w:type="dxa"/>
            <w:shd w:val="clear" w:color="auto" w:fill="E7E6E6" w:themeFill="background2"/>
          </w:tcPr>
          <w:p w:rsidRPr="00153623" w:rsidR="00153623" w:rsidP="00153623" w:rsidRDefault="00153623" w14:paraId="346A9A8A" w14:textId="77777777">
            <w:pPr>
              <w:spacing w:line="276" w:lineRule="auto"/>
              <w:outlineLvl w:val="1"/>
              <w:rPr>
                <w:rFonts w:eastAsia="Calibri"/>
                <w:b/>
                <w:lang w:eastAsia="ar-SA"/>
              </w:rPr>
            </w:pPr>
            <w:bookmarkStart w:name="_Toc137583020" w:id="8"/>
            <w:bookmarkStart w:name="_Toc153450635" w:id="9"/>
            <w:r w:rsidRPr="00153623">
              <w:rPr>
                <w:rFonts w:eastAsia="Calibri"/>
                <w:b/>
                <w:lang w:eastAsia="ar-SA"/>
              </w:rPr>
              <w:t>7.4</w:t>
            </w:r>
            <w:r w:rsidRPr="00153623">
              <w:rPr>
                <w:rFonts w:eastAsia="Calibri" w:cs="Calibri"/>
                <w:b/>
                <w:sz w:val="24"/>
                <w:szCs w:val="24"/>
                <w:lang w:eastAsia="ar-SA"/>
              </w:rPr>
              <w:tab/>
            </w:r>
            <w:r w:rsidRPr="00153623">
              <w:rPr>
                <w:rFonts w:eastAsia="Calibri"/>
                <w:b/>
                <w:sz w:val="24"/>
                <w:szCs w:val="24"/>
                <w:lang w:eastAsia="ar-SA"/>
              </w:rPr>
              <w:t>Work based learning and practice-placement</w:t>
            </w:r>
            <w:r w:rsidRPr="00153623">
              <w:rPr>
                <w:rFonts w:eastAsia="Calibri"/>
                <w:b/>
                <w:lang w:eastAsia="ar-SA"/>
              </w:rPr>
              <w:t xml:space="preserve"> </w:t>
            </w:r>
            <w:r w:rsidRPr="00153623">
              <w:rPr>
                <w:rFonts w:eastAsia="Calibri"/>
                <w:i/>
                <w:iCs/>
                <w:sz w:val="18"/>
                <w:szCs w:val="18"/>
                <w:lang w:eastAsia="ar-SA"/>
              </w:rPr>
              <w:t>(if applicable)</w:t>
            </w:r>
            <w:bookmarkEnd w:id="8"/>
            <w:bookmarkEnd w:id="9"/>
          </w:p>
        </w:tc>
      </w:tr>
      <w:tr w:rsidRPr="00153623" w:rsidR="00153623" w:rsidTr="00962916" w14:paraId="14A4EB9F" w14:textId="77777777">
        <w:trPr>
          <w:trHeight w:val="1029"/>
        </w:trPr>
        <w:tc>
          <w:tcPr>
            <w:tcW w:w="9016" w:type="dxa"/>
          </w:tcPr>
          <w:p w:rsidRPr="00153623" w:rsidR="00153623" w:rsidP="00153623" w:rsidRDefault="00153623" w14:paraId="2E9EBBDC" w14:textId="77777777">
            <w:pPr>
              <w:spacing w:after="120"/>
              <w:rPr>
                <w:rFonts w:cstheme="minorHAnsi"/>
                <w:i/>
                <w:iCs/>
                <w:sz w:val="18"/>
                <w:szCs w:val="18"/>
                <w:lang w:eastAsia="ar-SA"/>
              </w:rPr>
            </w:pPr>
          </w:p>
          <w:p w:rsidRPr="00153623" w:rsidR="00153623" w:rsidP="00153623" w:rsidRDefault="00FA3D6A" w14:paraId="1A99AD95" w14:textId="0991C93F">
            <w:pPr>
              <w:spacing w:after="120"/>
              <w:rPr>
                <w:rFonts w:cstheme="minorHAnsi"/>
                <w:i/>
                <w:iCs/>
                <w:sz w:val="18"/>
                <w:szCs w:val="18"/>
                <w:lang w:eastAsia="ar-SA"/>
              </w:rPr>
            </w:pPr>
            <w:r>
              <w:rPr>
                <w:rFonts w:asciiTheme="minorHAnsi" w:hAnsiTheme="minorHAnsi" w:cstheme="minorHAnsi"/>
                <w:i/>
                <w:iCs/>
                <w:sz w:val="18"/>
                <w:szCs w:val="18"/>
              </w:rPr>
              <w:t>N/A</w:t>
            </w:r>
          </w:p>
        </w:tc>
      </w:tr>
    </w:tbl>
    <w:p w:rsidRPr="00153623" w:rsidR="00153623" w:rsidP="00153623" w:rsidRDefault="00153623" w14:paraId="15EFF8F9"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5571C46F" w14:textId="77777777">
        <w:tc>
          <w:tcPr>
            <w:tcW w:w="9016" w:type="dxa"/>
            <w:shd w:val="clear" w:color="auto" w:fill="E7E6E6" w:themeFill="background2"/>
          </w:tcPr>
          <w:p w:rsidRPr="00153623" w:rsidR="00153623" w:rsidP="00153623" w:rsidRDefault="00153623" w14:paraId="322F2380" w14:textId="77777777">
            <w:pPr>
              <w:spacing w:line="276" w:lineRule="auto"/>
              <w:outlineLvl w:val="1"/>
              <w:rPr>
                <w:rFonts w:eastAsia="Calibri"/>
                <w:i/>
                <w:iCs/>
                <w:sz w:val="18"/>
                <w:szCs w:val="18"/>
                <w:lang w:eastAsia="ar-SA"/>
              </w:rPr>
            </w:pPr>
            <w:bookmarkStart w:name="_Toc137583021" w:id="10"/>
            <w:bookmarkStart w:name="_Toc153450636" w:id="11"/>
            <w:r w:rsidRPr="00153623">
              <w:rPr>
                <w:rFonts w:eastAsia="Calibri"/>
                <w:b/>
                <w:lang w:eastAsia="ar-SA"/>
              </w:rPr>
              <w:t>7.5</w:t>
            </w:r>
            <w:r w:rsidRPr="00153623">
              <w:rPr>
                <w:rFonts w:eastAsia="Calibri" w:cs="Calibri"/>
                <w:b/>
                <w:sz w:val="24"/>
                <w:szCs w:val="24"/>
                <w:lang w:eastAsia="ar-SA"/>
              </w:rPr>
              <w:tab/>
            </w:r>
            <w:r w:rsidRPr="00153623">
              <w:rPr>
                <w:rFonts w:eastAsia="Calibri"/>
                <w:b/>
                <w:sz w:val="24"/>
                <w:szCs w:val="24"/>
                <w:lang w:eastAsia="ar-SA"/>
              </w:rPr>
              <w:t>Specific module resources required</w:t>
            </w:r>
            <w:r w:rsidRPr="00153623">
              <w:rPr>
                <w:rFonts w:eastAsia="Calibri"/>
                <w:b/>
                <w:lang w:eastAsia="ar-SA"/>
              </w:rPr>
              <w:t xml:space="preserve"> </w:t>
            </w:r>
            <w:r w:rsidRPr="00153623">
              <w:rPr>
                <w:rFonts w:eastAsia="Calibri"/>
                <w:i/>
                <w:iCs/>
                <w:sz w:val="18"/>
                <w:szCs w:val="18"/>
                <w:lang w:eastAsia="ar-SA"/>
              </w:rPr>
              <w:t>(if applicable)</w:t>
            </w:r>
            <w:bookmarkEnd w:id="10"/>
            <w:bookmarkEnd w:id="11"/>
          </w:p>
        </w:tc>
      </w:tr>
      <w:tr w:rsidRPr="00153623" w:rsidR="00FA3D6A" w:rsidTr="00962916" w14:paraId="07DC3E17" w14:textId="77777777">
        <w:trPr>
          <w:trHeight w:val="1029"/>
        </w:trPr>
        <w:tc>
          <w:tcPr>
            <w:tcW w:w="9016" w:type="dxa"/>
          </w:tcPr>
          <w:p w:rsidR="00FA3D6A" w:rsidP="00FA3D6A" w:rsidRDefault="00FA3D6A" w14:paraId="6039EB67" w14:textId="77777777">
            <w:pPr>
              <w:pStyle w:val="Modulecontenttable"/>
            </w:pPr>
            <w:r>
              <w:t xml:space="preserve">Learners will use a high-level programming language such as Python for the implementation and experimentation of generative AI models. Development and execution environments may include Anaconda, Visual Studio Code (VS Code), </w:t>
            </w:r>
            <w:proofErr w:type="spellStart"/>
            <w:r>
              <w:t>Jupyter</w:t>
            </w:r>
            <w:proofErr w:type="spellEnd"/>
            <w:r>
              <w:t xml:space="preserve"> Notebook, Google </w:t>
            </w:r>
            <w:proofErr w:type="spellStart"/>
            <w:r>
              <w:t>Colab</w:t>
            </w:r>
            <w:proofErr w:type="spellEnd"/>
            <w:r>
              <w:t xml:space="preserve"> and Cloud based Platforms to support interactive coding, experimentation, and prototyping.</w:t>
            </w:r>
          </w:p>
          <w:p w:rsidR="00FA3D6A" w:rsidP="00FA3D6A" w:rsidRDefault="00FA3D6A" w14:paraId="2908AC28" w14:textId="77777777">
            <w:pPr>
              <w:pStyle w:val="Modulecontenttable"/>
            </w:pPr>
          </w:p>
          <w:p w:rsidR="00FA3D6A" w:rsidP="00FA3D6A" w:rsidRDefault="00FA3D6A" w14:paraId="4CC136EC" w14:textId="77777777">
            <w:pPr>
              <w:pStyle w:val="Modulecontenttable"/>
            </w:pPr>
            <w:r>
              <w:t xml:space="preserve">Students will install and work with a range of machine learning and deep learning libraries, including but not limited to </w:t>
            </w:r>
            <w:proofErr w:type="spellStart"/>
            <w:r>
              <w:t>PyTorch</w:t>
            </w:r>
            <w:proofErr w:type="spellEnd"/>
            <w:r>
              <w:t>, TensorFlow, and Hugging Face Transformers and Diffusers, for building, fine-tuning, and evaluating generative models. Additional software tools may be used such as Git and Docker for the deployment of generative AI applications.</w:t>
            </w:r>
          </w:p>
          <w:p w:rsidRPr="00153623" w:rsidR="00FA3D6A" w:rsidP="00FA3D6A" w:rsidRDefault="00FA3D6A" w14:paraId="260423C0" w14:textId="77777777">
            <w:pPr>
              <w:spacing w:after="120"/>
              <w:rPr>
                <w:rFonts w:cstheme="minorHAnsi"/>
                <w:i/>
                <w:iCs/>
                <w:sz w:val="18"/>
                <w:szCs w:val="18"/>
                <w:lang w:eastAsia="ar-SA"/>
              </w:rPr>
            </w:pPr>
          </w:p>
        </w:tc>
      </w:tr>
    </w:tbl>
    <w:p w:rsidRPr="00153623" w:rsidR="00153623" w:rsidP="00153623" w:rsidRDefault="00153623" w14:paraId="2746BAD2"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29A9F3FA" w14:paraId="5D1B723E" w14:textId="77777777">
        <w:tc>
          <w:tcPr>
            <w:tcW w:w="9016" w:type="dxa"/>
            <w:shd w:val="clear" w:color="auto" w:fill="E7E6E6" w:themeFill="background2"/>
            <w:tcMar/>
          </w:tcPr>
          <w:p w:rsidRPr="00153623" w:rsidR="00153623" w:rsidP="00153623" w:rsidRDefault="00153623" w14:paraId="5F79C22F" w14:textId="77777777">
            <w:pPr>
              <w:spacing w:after="120" w:line="276" w:lineRule="auto"/>
              <w:outlineLvl w:val="1"/>
              <w:rPr>
                <w:rFonts w:eastAsia="Calibri"/>
                <w:i/>
                <w:iCs/>
                <w:sz w:val="18"/>
                <w:szCs w:val="18"/>
                <w:lang w:eastAsia="ar-SA"/>
              </w:rPr>
            </w:pPr>
            <w:bookmarkStart w:name="_Toc137583022" w:id="12"/>
            <w:bookmarkStart w:name="_Toc153450637" w:id="13"/>
            <w:r w:rsidRPr="00153623">
              <w:rPr>
                <w:rFonts w:eastAsia="Calibri"/>
                <w:b/>
                <w:lang w:eastAsia="ar-SA"/>
              </w:rPr>
              <w:t>7.6</w:t>
            </w:r>
            <w:r w:rsidRPr="00153623">
              <w:rPr>
                <w:rFonts w:eastAsia="Calibri" w:cs="Calibri"/>
                <w:b/>
                <w:sz w:val="24"/>
                <w:szCs w:val="24"/>
                <w:lang w:eastAsia="ar-SA"/>
              </w:rPr>
              <w:tab/>
            </w:r>
            <w:r w:rsidRPr="00153623">
              <w:rPr>
                <w:rFonts w:eastAsia="Calibri"/>
                <w:b/>
                <w:sz w:val="24"/>
                <w:szCs w:val="24"/>
                <w:lang w:eastAsia="ar-SA"/>
              </w:rPr>
              <w:t>Application of programme teaching, learning and assessment strategies to this module</w:t>
            </w:r>
            <w:bookmarkEnd w:id="12"/>
            <w:bookmarkEnd w:id="13"/>
          </w:p>
        </w:tc>
      </w:tr>
      <w:tr w:rsidRPr="00153623" w:rsidR="00FA3D6A" w:rsidTr="29A9F3FA" w14:paraId="0FA3BA7D" w14:textId="77777777">
        <w:trPr>
          <w:trHeight w:val="1029"/>
        </w:trPr>
        <w:tc>
          <w:tcPr>
            <w:tcW w:w="9016" w:type="dxa"/>
            <w:tcMar/>
          </w:tcPr>
          <w:p w:rsidR="00FA3D6A" w:rsidP="00FA3D6A" w:rsidRDefault="00FA3D6A" w14:paraId="6BA3D0EE" w14:textId="77777777">
            <w:pPr>
              <w:rPr>
                <w:rFonts w:asciiTheme="minorHAnsi" w:hAnsiTheme="minorHAnsi" w:cstheme="minorBidi"/>
                <w:b/>
                <w:bCs/>
              </w:rPr>
            </w:pPr>
            <w:r w:rsidRPr="00201E44">
              <w:rPr>
                <w:rFonts w:asciiTheme="minorHAnsi" w:hAnsiTheme="minorHAnsi" w:cstheme="minorBidi"/>
                <w:b/>
                <w:bCs/>
              </w:rPr>
              <w:t>Teaching &amp; Learning:</w:t>
            </w:r>
          </w:p>
          <w:p w:rsidRPr="00E55C2E" w:rsidR="00FA3D6A" w:rsidP="00FA3D6A" w:rsidRDefault="00FA3D6A" w14:paraId="06932BD5" w14:textId="77777777">
            <w:pPr>
              <w:rPr>
                <w:rFonts w:asciiTheme="minorHAnsi" w:hAnsiTheme="minorHAnsi" w:cstheme="minorHAnsi"/>
              </w:rPr>
            </w:pPr>
            <w:r w:rsidRPr="00E55C2E">
              <w:rPr>
                <w:rFonts w:asciiTheme="minorHAnsi" w:hAnsiTheme="minorHAnsi" w:cstheme="minorHAnsi"/>
              </w:rPr>
              <w:t>The teaching and learning strategy for the Generative AI module comprises a combination of lectures, tutorials, lab exercises, case studies, group discussions and independent learning activities. Each week, students will participate in a 2-hour lecture and a 2-hour tutorial/lab session.</w:t>
            </w:r>
          </w:p>
          <w:p w:rsidRPr="00E55C2E" w:rsidR="00FA3D6A" w:rsidP="00FA3D6A" w:rsidRDefault="00FA3D6A" w14:paraId="5705371C" w14:textId="77777777">
            <w:pPr>
              <w:rPr>
                <w:rFonts w:asciiTheme="minorHAnsi" w:hAnsiTheme="minorHAnsi" w:cstheme="minorHAnsi"/>
              </w:rPr>
            </w:pPr>
            <w:r w:rsidRPr="00E55C2E">
              <w:rPr>
                <w:rFonts w:asciiTheme="minorHAnsi" w:hAnsiTheme="minorHAnsi" w:cstheme="minorHAnsi"/>
              </w:rPr>
              <w:t xml:space="preserve">The practical tutorial and lab sessions are designed to enable students to apply theoretical concepts to real-world generative AI problems, thereby reinforcing learning through hands-on experience. </w:t>
            </w:r>
          </w:p>
          <w:p w:rsidRPr="00E55C2E" w:rsidR="00FA3D6A" w:rsidP="00FA3D6A" w:rsidRDefault="00FA3D6A" w14:paraId="7E2017DE" w14:textId="77777777">
            <w:pPr>
              <w:rPr>
                <w:rFonts w:asciiTheme="minorHAnsi" w:hAnsiTheme="minorHAnsi" w:cstheme="minorHAnsi"/>
              </w:rPr>
            </w:pPr>
            <w:r w:rsidRPr="00E55C2E">
              <w:rPr>
                <w:rFonts w:asciiTheme="minorHAnsi" w:hAnsiTheme="minorHAnsi" w:cstheme="minorHAnsi"/>
              </w:rPr>
              <w:t>All module materials, including lecture content, lab instructions, supplementary resources, and assessment information, are made available to students through the Moodle learning management system.</w:t>
            </w:r>
          </w:p>
          <w:p w:rsidRPr="00E55C2E" w:rsidR="00FA3D6A" w:rsidP="00FA3D6A" w:rsidRDefault="00FA3D6A" w14:paraId="304092AA" w14:textId="77777777">
            <w:pPr>
              <w:rPr>
                <w:rFonts w:asciiTheme="minorHAnsi" w:hAnsiTheme="minorHAnsi" w:cstheme="minorHAnsi"/>
              </w:rPr>
            </w:pPr>
            <w:r w:rsidRPr="00E55C2E">
              <w:rPr>
                <w:rFonts w:asciiTheme="minorHAnsi" w:hAnsiTheme="minorHAnsi" w:cstheme="minorHAnsi"/>
              </w:rPr>
              <w:t>The module supports both face-to-face and blended delivery modes. NCI’s blended learning model combines in-person classes with asynchronous, directed learning activities, such as pre-recorded videos, guided exercises, and online quizzes, which students are expected to complete in advance of live sessions. This approach promotes active learning and ensures effective use of classroom time.</w:t>
            </w:r>
          </w:p>
          <w:p w:rsidR="00FA3D6A" w:rsidP="29A9F3FA" w:rsidRDefault="00FA3D6A" w14:paraId="384756B4" w14:textId="77777777">
            <w:pPr>
              <w:pStyle w:val="NormalWeb"/>
              <w:rPr>
                <w:b w:val="1"/>
                <w:bCs w:val="1"/>
              </w:rPr>
            </w:pPr>
            <w:commentRangeStart w:id="2070472943"/>
            <w:r w:rsidRPr="29A9F3FA" w:rsidR="00FA3D6A">
              <w:rPr>
                <w:b w:val="1"/>
                <w:bCs w:val="1"/>
              </w:rPr>
              <w:t>Assessment:</w:t>
            </w:r>
          </w:p>
          <w:p w:rsidRPr="005F4F24" w:rsidR="00FA3D6A" w:rsidP="00FA3D6A" w:rsidRDefault="00FA3D6A" w14:paraId="23D61427" w14:textId="77777777">
            <w:pPr>
              <w:pStyle w:val="NormalWeb"/>
              <w:rPr>
                <w:szCs w:val="20"/>
              </w:rPr>
            </w:pPr>
            <w:r w:rsidRPr="005F4F24">
              <w:rPr>
                <w:szCs w:val="20"/>
              </w:rPr>
              <w:t xml:space="preserve">Assessment in this module is by </w:t>
            </w:r>
            <w:r>
              <w:rPr>
                <w:szCs w:val="20"/>
              </w:rPr>
              <w:t xml:space="preserve">a Group Project </w:t>
            </w:r>
            <w:r w:rsidRPr="005F4F24">
              <w:rPr>
                <w:szCs w:val="20"/>
              </w:rPr>
              <w:t>(</w:t>
            </w:r>
            <w:r>
              <w:rPr>
                <w:szCs w:val="20"/>
              </w:rPr>
              <w:t>6</w:t>
            </w:r>
            <w:r w:rsidRPr="005F4F24">
              <w:rPr>
                <w:szCs w:val="20"/>
              </w:rPr>
              <w:t xml:space="preserve">0%) and </w:t>
            </w:r>
            <w:r>
              <w:rPr>
                <w:szCs w:val="20"/>
              </w:rPr>
              <w:t>a terminal exam</w:t>
            </w:r>
            <w:r w:rsidRPr="005F4F24">
              <w:rPr>
                <w:szCs w:val="20"/>
              </w:rPr>
              <w:t xml:space="preserve"> (</w:t>
            </w:r>
            <w:r>
              <w:rPr>
                <w:szCs w:val="20"/>
              </w:rPr>
              <w:t>4</w:t>
            </w:r>
            <w:r w:rsidRPr="005F4F24">
              <w:rPr>
                <w:szCs w:val="20"/>
              </w:rPr>
              <w:t>0%). </w:t>
            </w:r>
          </w:p>
          <w:p w:rsidRPr="00E55C2E" w:rsidR="00FA3D6A" w:rsidP="00FA3D6A" w:rsidRDefault="00FA3D6A" w14:paraId="66CFF10F" w14:textId="77777777">
            <w:pPr>
              <w:pStyle w:val="NormalWeb"/>
              <w:rPr>
                <w:szCs w:val="20"/>
              </w:rPr>
            </w:pPr>
            <w:r>
              <w:rPr>
                <w:szCs w:val="20"/>
              </w:rPr>
              <w:t xml:space="preserve">Group Project: </w:t>
            </w:r>
            <w:r w:rsidRPr="00E55C2E">
              <w:rPr>
                <w:szCs w:val="20"/>
              </w:rPr>
              <w:t>Students will work in groups of two to three to design, implement, and evaluate a generative AI application addressing a real-world problem</w:t>
            </w:r>
            <w:r>
              <w:rPr>
                <w:szCs w:val="20"/>
              </w:rPr>
              <w:t xml:space="preserve"> in a specific domain</w:t>
            </w:r>
            <w:r w:rsidRPr="00E55C2E">
              <w:rPr>
                <w:szCs w:val="20"/>
              </w:rPr>
              <w:t>. The project will require students to apply theoretical concepts and practical skills learned throughout the module, such as generative model architectures, prompt engineering, fine-tuning, multimodal learning, comparative analysis of different models, evaluation and responsible AI practices.</w:t>
            </w:r>
          </w:p>
          <w:p w:rsidR="00FA3D6A" w:rsidP="29A9F3FA" w:rsidRDefault="00FA3D6A" w14:paraId="525FC4EF" w14:textId="77777777">
            <w:pPr>
              <w:pStyle w:val="NormalWeb"/>
              <w:rPr>
                <w:lang w:val="en-GB"/>
              </w:rPr>
            </w:pPr>
            <w:r w:rsidR="00FA3D6A">
              <w:rPr/>
              <w:t xml:space="preserve">Exam: </w:t>
            </w:r>
            <w:r w:rsidRPr="29A9F3FA" w:rsidR="00FA3D6A">
              <w:rPr>
                <w:lang w:val="en-GB"/>
              </w:rPr>
              <w:t>The examination will be of two hours duration and may include a mix of: theoretical, applied and interpretation questions.</w:t>
            </w:r>
            <w:commentRangeEnd w:id="2070472943"/>
            <w:r>
              <w:rPr>
                <w:rStyle w:val="CommentReference"/>
              </w:rPr>
              <w:commentReference w:id="2070472943"/>
            </w:r>
          </w:p>
          <w:p w:rsidRPr="00201E44" w:rsidR="00FA3D6A" w:rsidP="00FA3D6A" w:rsidRDefault="00FA3D6A" w14:paraId="3F12E1A9" w14:textId="77777777">
            <w:pPr>
              <w:pStyle w:val="NormalWeb"/>
              <w:rPr>
                <w:b/>
                <w:bCs/>
                <w:szCs w:val="20"/>
              </w:rPr>
            </w:pPr>
            <w:r w:rsidRPr="00201E44">
              <w:rPr>
                <w:b/>
                <w:bCs/>
                <w:szCs w:val="20"/>
              </w:rPr>
              <w:t>Re-assessment:</w:t>
            </w:r>
          </w:p>
          <w:p w:rsidRPr="00153623" w:rsidR="00FA3D6A" w:rsidP="00FA3D6A" w:rsidRDefault="00FA3D6A" w14:paraId="2AF18C65" w14:textId="5267EC41">
            <w:pPr>
              <w:spacing w:after="120"/>
              <w:rPr>
                <w:rFonts w:cstheme="minorHAnsi"/>
                <w:i/>
                <w:iCs/>
                <w:sz w:val="18"/>
                <w:szCs w:val="18"/>
                <w:lang w:eastAsia="ar-SA"/>
              </w:rPr>
            </w:pPr>
            <w:r w:rsidRPr="00201E44">
              <w:t xml:space="preserve">Re-assessment of this module will consist of </w:t>
            </w:r>
            <w:r>
              <w:t>a new submission</w:t>
            </w:r>
            <w:r w:rsidRPr="00201E44">
              <w:t xml:space="preserve"> of an individual project that demonstrates achievement of the minimum intended learning outcomes. All learning outcomes will be reassessed in the repeat attempt, and students will be afforded opportunities to resubmit at specified times throughout the academic year.</w:t>
            </w:r>
          </w:p>
        </w:tc>
      </w:tr>
    </w:tbl>
    <w:p w:rsidRPr="00153623" w:rsidR="00153623" w:rsidP="00153623" w:rsidRDefault="00153623" w14:paraId="0F3B55A7"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3005"/>
        <w:gridCol w:w="3005"/>
        <w:gridCol w:w="3006"/>
      </w:tblGrid>
      <w:tr w:rsidRPr="00153623" w:rsidR="00153623" w:rsidTr="00962916" w14:paraId="3E8789E3" w14:textId="77777777">
        <w:tc>
          <w:tcPr>
            <w:tcW w:w="9016" w:type="dxa"/>
            <w:gridSpan w:val="3"/>
            <w:shd w:val="clear" w:color="auto" w:fill="E7E6E6" w:themeFill="background2"/>
          </w:tcPr>
          <w:p w:rsidRPr="00153623" w:rsidR="00153623" w:rsidP="00153623" w:rsidRDefault="00153623" w14:paraId="72519329" w14:textId="77777777">
            <w:pPr>
              <w:spacing w:line="276" w:lineRule="auto"/>
              <w:outlineLvl w:val="1"/>
              <w:rPr>
                <w:rFonts w:eastAsia="Calibri"/>
                <w:i/>
                <w:iCs/>
                <w:sz w:val="18"/>
                <w:szCs w:val="18"/>
                <w:lang w:eastAsia="ar-SA"/>
              </w:rPr>
            </w:pPr>
            <w:bookmarkStart w:name="_Toc137583023" w:id="14"/>
            <w:bookmarkStart w:name="_Toc153450638" w:id="15"/>
            <w:r w:rsidRPr="00153623">
              <w:rPr>
                <w:rFonts w:eastAsia="Calibri"/>
                <w:b/>
                <w:lang w:eastAsia="ar-SA"/>
              </w:rPr>
              <w:t>7.7</w:t>
            </w:r>
            <w:r w:rsidRPr="00153623">
              <w:rPr>
                <w:rFonts w:eastAsia="Calibri" w:cs="Calibri"/>
                <w:b/>
                <w:sz w:val="24"/>
                <w:szCs w:val="24"/>
                <w:lang w:eastAsia="ar-SA"/>
              </w:rPr>
              <w:tab/>
            </w:r>
            <w:r w:rsidRPr="00153623">
              <w:rPr>
                <w:rFonts w:eastAsia="Calibri"/>
                <w:b/>
                <w:sz w:val="24"/>
                <w:szCs w:val="24"/>
                <w:lang w:eastAsia="ar-SA"/>
              </w:rPr>
              <w:t>Summative Assessment Strategy for this module</w:t>
            </w:r>
            <w:bookmarkEnd w:id="14"/>
            <w:bookmarkEnd w:id="15"/>
          </w:p>
        </w:tc>
      </w:tr>
      <w:tr w:rsidRPr="00153623" w:rsidR="00153623" w:rsidTr="00962916" w14:paraId="1C1ED491" w14:textId="77777777">
        <w:trPr>
          <w:trHeight w:val="236"/>
        </w:trPr>
        <w:tc>
          <w:tcPr>
            <w:tcW w:w="3005" w:type="dxa"/>
            <w:shd w:val="clear" w:color="auto" w:fill="D9E2F3" w:themeFill="accent1" w:themeFillTint="33"/>
          </w:tcPr>
          <w:p w:rsidRPr="00153623" w:rsidR="00153623" w:rsidP="00153623" w:rsidRDefault="00153623" w14:paraId="70C1A09B" w14:textId="77777777">
            <w:pPr>
              <w:spacing w:after="120"/>
              <w:rPr>
                <w:rFonts w:cstheme="minorHAnsi"/>
                <w:b/>
                <w:bCs/>
                <w:i/>
                <w:iCs/>
                <w:sz w:val="18"/>
                <w:szCs w:val="18"/>
                <w:lang w:eastAsia="ar-SA"/>
              </w:rPr>
            </w:pPr>
            <w:r w:rsidRPr="00153623">
              <w:rPr>
                <w:rFonts w:cstheme="minorHAnsi"/>
                <w:b/>
                <w:bCs/>
                <w:i/>
                <w:iCs/>
                <w:sz w:val="18"/>
                <w:szCs w:val="18"/>
                <w:lang w:eastAsia="ar-SA"/>
              </w:rPr>
              <w:t>MIMLOs</w:t>
            </w:r>
          </w:p>
        </w:tc>
        <w:tc>
          <w:tcPr>
            <w:tcW w:w="3005" w:type="dxa"/>
            <w:shd w:val="clear" w:color="auto" w:fill="D9E2F3" w:themeFill="accent1" w:themeFillTint="33"/>
          </w:tcPr>
          <w:p w:rsidRPr="00153623" w:rsidR="00153623" w:rsidP="00153623" w:rsidRDefault="00153623" w14:paraId="4F3B3DAA" w14:textId="77777777">
            <w:pPr>
              <w:spacing w:after="120"/>
              <w:rPr>
                <w:rFonts w:cstheme="minorHAnsi"/>
                <w:b/>
                <w:bCs/>
                <w:i/>
                <w:iCs/>
                <w:sz w:val="18"/>
                <w:szCs w:val="18"/>
                <w:lang w:eastAsia="ar-SA"/>
              </w:rPr>
            </w:pPr>
            <w:r w:rsidRPr="00153623">
              <w:rPr>
                <w:rFonts w:cstheme="minorHAnsi"/>
                <w:b/>
                <w:bCs/>
                <w:i/>
                <w:iCs/>
                <w:sz w:val="18"/>
                <w:szCs w:val="18"/>
                <w:lang w:eastAsia="ar-SA"/>
              </w:rPr>
              <w:t>Technique(s)</w:t>
            </w:r>
          </w:p>
        </w:tc>
        <w:tc>
          <w:tcPr>
            <w:tcW w:w="3006" w:type="dxa"/>
            <w:shd w:val="clear" w:color="auto" w:fill="D9E2F3" w:themeFill="accent1" w:themeFillTint="33"/>
          </w:tcPr>
          <w:p w:rsidRPr="00153623" w:rsidR="00153623" w:rsidP="00153623" w:rsidRDefault="00153623" w14:paraId="2EB97734" w14:textId="77777777">
            <w:pPr>
              <w:spacing w:after="120"/>
              <w:rPr>
                <w:rFonts w:cstheme="minorHAnsi"/>
                <w:b/>
                <w:bCs/>
                <w:i/>
                <w:iCs/>
                <w:sz w:val="18"/>
                <w:szCs w:val="18"/>
                <w:lang w:eastAsia="ar-SA"/>
              </w:rPr>
            </w:pPr>
            <w:r w:rsidRPr="00153623">
              <w:rPr>
                <w:rFonts w:cstheme="minorHAnsi"/>
                <w:b/>
                <w:bCs/>
                <w:i/>
                <w:iCs/>
                <w:sz w:val="18"/>
                <w:szCs w:val="18"/>
                <w:lang w:eastAsia="ar-SA"/>
              </w:rPr>
              <w:t>Weighting</w:t>
            </w:r>
          </w:p>
        </w:tc>
      </w:tr>
      <w:tr w:rsidRPr="00153623" w:rsidR="00FA3D6A" w:rsidTr="00962916" w14:paraId="02CFD964" w14:textId="77777777">
        <w:trPr>
          <w:trHeight w:val="236"/>
        </w:trPr>
        <w:tc>
          <w:tcPr>
            <w:tcW w:w="3005" w:type="dxa"/>
            <w:shd w:val="clear" w:color="auto" w:fill="FFFFFF" w:themeFill="background1"/>
          </w:tcPr>
          <w:p w:rsidRPr="00153623" w:rsidR="00FA3D6A" w:rsidP="00FA3D6A" w:rsidRDefault="00FA3D6A" w14:paraId="65CD8DDF" w14:textId="32434973">
            <w:pPr>
              <w:spacing w:after="120"/>
              <w:rPr>
                <w:rFonts w:cstheme="minorHAnsi"/>
                <w:b/>
                <w:bCs/>
                <w:i/>
                <w:iCs/>
                <w:sz w:val="18"/>
                <w:szCs w:val="18"/>
                <w:lang w:eastAsia="ar-SA"/>
              </w:rPr>
            </w:pPr>
            <w:r>
              <w:rPr>
                <w:rFonts w:asciiTheme="minorHAnsi" w:hAnsiTheme="minorHAnsi" w:cstheme="minorHAnsi"/>
              </w:rPr>
              <w:t>1, 2, 3, 4, 5</w:t>
            </w:r>
          </w:p>
        </w:tc>
        <w:tc>
          <w:tcPr>
            <w:tcW w:w="3005" w:type="dxa"/>
            <w:shd w:val="clear" w:color="auto" w:fill="FFFFFF" w:themeFill="background1"/>
          </w:tcPr>
          <w:p w:rsidRPr="00153623" w:rsidR="00FA3D6A" w:rsidP="00FA3D6A" w:rsidRDefault="00FA3D6A" w14:paraId="19C8A3FE" w14:textId="5A6585DC">
            <w:pPr>
              <w:spacing w:after="120"/>
              <w:rPr>
                <w:rFonts w:cstheme="minorHAnsi"/>
                <w:b/>
                <w:bCs/>
                <w:i/>
                <w:iCs/>
                <w:sz w:val="18"/>
                <w:szCs w:val="18"/>
                <w:lang w:eastAsia="ar-SA"/>
              </w:rPr>
            </w:pPr>
            <w:r>
              <w:rPr>
                <w:rFonts w:asciiTheme="minorHAnsi" w:hAnsiTheme="minorHAnsi" w:cstheme="minorHAnsi"/>
              </w:rPr>
              <w:t>Group Project</w:t>
            </w:r>
          </w:p>
        </w:tc>
        <w:tc>
          <w:tcPr>
            <w:tcW w:w="3006" w:type="dxa"/>
            <w:shd w:val="clear" w:color="auto" w:fill="FFFFFF" w:themeFill="background1"/>
          </w:tcPr>
          <w:p w:rsidRPr="00153623" w:rsidR="00FA3D6A" w:rsidP="00FA3D6A" w:rsidRDefault="00FA3D6A" w14:paraId="4148040A" w14:textId="03CD34E6">
            <w:pPr>
              <w:spacing w:after="120"/>
              <w:rPr>
                <w:rFonts w:cstheme="minorHAnsi"/>
                <w:b/>
                <w:bCs/>
                <w:i/>
                <w:iCs/>
                <w:sz w:val="18"/>
                <w:szCs w:val="18"/>
                <w:lang w:eastAsia="ar-SA"/>
              </w:rPr>
            </w:pPr>
            <w:r>
              <w:rPr>
                <w:rFonts w:asciiTheme="minorHAnsi" w:hAnsiTheme="minorHAnsi" w:cstheme="minorHAnsi"/>
              </w:rPr>
              <w:t>6</w:t>
            </w:r>
            <w:r w:rsidRPr="00201E44">
              <w:rPr>
                <w:rFonts w:asciiTheme="minorHAnsi" w:hAnsiTheme="minorHAnsi" w:cstheme="minorHAnsi"/>
              </w:rPr>
              <w:t>0%</w:t>
            </w:r>
          </w:p>
        </w:tc>
      </w:tr>
      <w:tr w:rsidRPr="00153623" w:rsidR="00FA3D6A" w:rsidTr="00962916" w14:paraId="6CA1D952" w14:textId="77777777">
        <w:trPr>
          <w:trHeight w:val="236"/>
        </w:trPr>
        <w:tc>
          <w:tcPr>
            <w:tcW w:w="3005" w:type="dxa"/>
            <w:shd w:val="clear" w:color="auto" w:fill="FFFFFF" w:themeFill="background1"/>
          </w:tcPr>
          <w:p w:rsidRPr="00153623" w:rsidR="00FA3D6A" w:rsidP="00FA3D6A" w:rsidRDefault="00FA3D6A" w14:paraId="7AD37810" w14:textId="72730536">
            <w:pPr>
              <w:spacing w:after="120"/>
              <w:rPr>
                <w:rFonts w:cstheme="minorHAnsi"/>
                <w:b/>
                <w:bCs/>
                <w:i/>
                <w:iCs/>
                <w:sz w:val="18"/>
                <w:szCs w:val="18"/>
                <w:lang w:eastAsia="ar-SA"/>
              </w:rPr>
            </w:pPr>
            <w:r w:rsidRPr="00201E44">
              <w:rPr>
                <w:rFonts w:asciiTheme="minorHAnsi" w:hAnsiTheme="minorHAnsi" w:cstheme="minorHAnsi"/>
              </w:rPr>
              <w:t>1,</w:t>
            </w:r>
            <w:r>
              <w:rPr>
                <w:rFonts w:asciiTheme="minorHAnsi" w:hAnsiTheme="minorHAnsi" w:cstheme="minorHAnsi"/>
              </w:rPr>
              <w:t xml:space="preserve"> </w:t>
            </w:r>
            <w:r w:rsidRPr="00201E44">
              <w:rPr>
                <w:rFonts w:asciiTheme="minorHAnsi" w:hAnsiTheme="minorHAnsi" w:cstheme="minorHAnsi"/>
              </w:rPr>
              <w:t>2</w:t>
            </w:r>
            <w:r>
              <w:rPr>
                <w:rFonts w:asciiTheme="minorHAnsi" w:hAnsiTheme="minorHAnsi" w:cstheme="minorHAnsi"/>
              </w:rPr>
              <w:t>, 3</w:t>
            </w:r>
          </w:p>
        </w:tc>
        <w:tc>
          <w:tcPr>
            <w:tcW w:w="3005" w:type="dxa"/>
            <w:shd w:val="clear" w:color="auto" w:fill="FFFFFF" w:themeFill="background1"/>
          </w:tcPr>
          <w:p w:rsidRPr="00153623" w:rsidR="00FA3D6A" w:rsidP="00FA3D6A" w:rsidRDefault="00FA3D6A" w14:paraId="1DB1FA7F" w14:textId="419BE885">
            <w:pPr>
              <w:spacing w:after="120"/>
              <w:rPr>
                <w:rFonts w:cstheme="minorHAnsi"/>
                <w:b/>
                <w:bCs/>
                <w:i/>
                <w:iCs/>
                <w:sz w:val="18"/>
                <w:szCs w:val="18"/>
                <w:lang w:eastAsia="ar-SA"/>
              </w:rPr>
            </w:pPr>
            <w:r>
              <w:rPr>
                <w:rFonts w:asciiTheme="minorHAnsi" w:hAnsiTheme="minorHAnsi" w:cstheme="minorHAnsi"/>
              </w:rPr>
              <w:t>Proctored Examination</w:t>
            </w:r>
          </w:p>
        </w:tc>
        <w:tc>
          <w:tcPr>
            <w:tcW w:w="3006" w:type="dxa"/>
            <w:shd w:val="clear" w:color="auto" w:fill="FFFFFF" w:themeFill="background1"/>
          </w:tcPr>
          <w:p w:rsidRPr="00153623" w:rsidR="00FA3D6A" w:rsidP="00FA3D6A" w:rsidRDefault="00FA3D6A" w14:paraId="4FE3AE48" w14:textId="1534128E">
            <w:pPr>
              <w:spacing w:after="120"/>
              <w:rPr>
                <w:rFonts w:cstheme="minorHAnsi"/>
                <w:b/>
                <w:bCs/>
                <w:i/>
                <w:iCs/>
                <w:sz w:val="18"/>
                <w:szCs w:val="18"/>
                <w:lang w:eastAsia="ar-SA"/>
              </w:rPr>
            </w:pPr>
            <w:r>
              <w:rPr>
                <w:rFonts w:asciiTheme="minorHAnsi" w:hAnsiTheme="minorHAnsi" w:cstheme="minorHAnsi"/>
              </w:rPr>
              <w:t>4</w:t>
            </w:r>
            <w:r w:rsidRPr="00201E44">
              <w:rPr>
                <w:rFonts w:asciiTheme="minorHAnsi" w:hAnsiTheme="minorHAnsi" w:cstheme="minorHAnsi"/>
              </w:rPr>
              <w:t>0%</w:t>
            </w:r>
          </w:p>
        </w:tc>
      </w:tr>
    </w:tbl>
    <w:p w:rsidRPr="00153623" w:rsidR="00153623" w:rsidP="00153623" w:rsidRDefault="00153623" w14:paraId="2D500033"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1F1C58D1" w14:textId="77777777">
        <w:tc>
          <w:tcPr>
            <w:tcW w:w="9016" w:type="dxa"/>
            <w:shd w:val="clear" w:color="auto" w:fill="E7E6E6" w:themeFill="background2"/>
          </w:tcPr>
          <w:p w:rsidRPr="00153623" w:rsidR="00153623" w:rsidP="00153623" w:rsidRDefault="00153623" w14:paraId="712477FF" w14:textId="77777777">
            <w:pPr>
              <w:spacing w:line="276" w:lineRule="auto"/>
              <w:outlineLvl w:val="1"/>
              <w:rPr>
                <w:rFonts w:eastAsia="Calibri"/>
                <w:i/>
                <w:iCs/>
                <w:sz w:val="18"/>
                <w:szCs w:val="18"/>
                <w:lang w:eastAsia="ar-SA"/>
              </w:rPr>
            </w:pPr>
            <w:bookmarkStart w:name="_Toc137583024" w:id="16"/>
            <w:bookmarkStart w:name="_Toc153450639" w:id="17"/>
            <w:r w:rsidRPr="00153623">
              <w:rPr>
                <w:rFonts w:eastAsia="Calibri"/>
                <w:b/>
                <w:lang w:eastAsia="ar-SA"/>
              </w:rPr>
              <w:t>7.8</w:t>
            </w:r>
            <w:r w:rsidRPr="00153623">
              <w:rPr>
                <w:rFonts w:eastAsia="Calibri" w:cs="Calibri"/>
                <w:b/>
                <w:sz w:val="24"/>
                <w:szCs w:val="24"/>
                <w:lang w:eastAsia="ar-SA"/>
              </w:rPr>
              <w:tab/>
            </w:r>
            <w:r w:rsidRPr="00153623">
              <w:rPr>
                <w:rFonts w:eastAsia="Calibri"/>
                <w:b/>
                <w:sz w:val="24"/>
                <w:szCs w:val="24"/>
                <w:lang w:eastAsia="ar-SA"/>
              </w:rPr>
              <w:t>Sample Assessment Materials</w:t>
            </w:r>
            <w:bookmarkEnd w:id="16"/>
            <w:bookmarkEnd w:id="17"/>
          </w:p>
        </w:tc>
      </w:tr>
      <w:tr w:rsidRPr="00153623" w:rsidR="00153623" w:rsidTr="00962916" w14:paraId="339632F8" w14:textId="77777777">
        <w:trPr>
          <w:trHeight w:val="534"/>
        </w:trPr>
        <w:tc>
          <w:tcPr>
            <w:tcW w:w="9016" w:type="dxa"/>
          </w:tcPr>
          <w:p w:rsidRPr="00153623" w:rsidR="00153623" w:rsidP="00153623" w:rsidRDefault="00FA3D6A" w14:paraId="05C36213" w14:textId="0627763B">
            <w:pPr>
              <w:spacing w:after="120"/>
              <w:rPr>
                <w:rFonts w:cstheme="minorHAnsi"/>
                <w:i/>
                <w:iCs/>
                <w:sz w:val="18"/>
                <w:szCs w:val="18"/>
                <w:lang w:eastAsia="ar-SA"/>
              </w:rPr>
            </w:pPr>
            <w:r>
              <w:t>Sample assessment materials can be found in Appendix 4</w:t>
            </w:r>
            <w:r w:rsidRPr="008F4FFF">
              <w:t>.</w:t>
            </w:r>
          </w:p>
        </w:tc>
      </w:tr>
    </w:tbl>
    <w:p w:rsidRPr="00153623" w:rsidR="00153623" w:rsidP="00153623" w:rsidRDefault="00153623" w14:paraId="242E132F"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29A9F3FA" w14:paraId="7E1F658E" w14:textId="77777777">
        <w:tc>
          <w:tcPr>
            <w:tcW w:w="9016" w:type="dxa"/>
            <w:shd w:val="clear" w:color="auto" w:fill="E7E6E6" w:themeFill="background2"/>
            <w:tcMar/>
          </w:tcPr>
          <w:p w:rsidRPr="00153623" w:rsidR="00153623" w:rsidP="00153623" w:rsidRDefault="00153623" w14:paraId="16A2C9AB" w14:textId="77777777">
            <w:pPr>
              <w:spacing w:line="276" w:lineRule="auto"/>
              <w:outlineLvl w:val="1"/>
              <w:rPr>
                <w:rFonts w:eastAsia="Calibri"/>
                <w:i/>
                <w:iCs/>
                <w:sz w:val="18"/>
                <w:szCs w:val="18"/>
                <w:lang w:eastAsia="ar-SA"/>
              </w:rPr>
            </w:pPr>
            <w:bookmarkStart w:name="_Toc137583025" w:id="18"/>
            <w:bookmarkStart w:name="_Toc153450640" w:id="19"/>
            <w:r w:rsidRPr="00153623">
              <w:rPr>
                <w:rFonts w:eastAsia="Calibri"/>
                <w:b/>
                <w:lang w:eastAsia="ar-SA"/>
              </w:rPr>
              <w:t>7.9</w:t>
            </w:r>
            <w:r w:rsidRPr="00153623">
              <w:rPr>
                <w:rFonts w:eastAsia="Calibri" w:cs="Calibri"/>
                <w:b/>
                <w:sz w:val="24"/>
                <w:szCs w:val="24"/>
                <w:lang w:eastAsia="ar-SA"/>
              </w:rPr>
              <w:tab/>
            </w:r>
            <w:r w:rsidRPr="00153623">
              <w:rPr>
                <w:rFonts w:eastAsia="Calibri"/>
                <w:b/>
                <w:sz w:val="24"/>
                <w:szCs w:val="24"/>
                <w:lang w:eastAsia="ar-SA"/>
              </w:rPr>
              <w:t>Indicative reading lists and other information resources</w:t>
            </w:r>
            <w:bookmarkEnd w:id="18"/>
            <w:bookmarkEnd w:id="19"/>
          </w:p>
        </w:tc>
      </w:tr>
      <w:tr w:rsidRPr="00153623" w:rsidR="00153623" w:rsidTr="29A9F3FA" w14:paraId="1D96A12A" w14:textId="77777777">
        <w:trPr>
          <w:trHeight w:val="1029"/>
        </w:trPr>
        <w:tc>
          <w:tcPr>
            <w:tcW w:w="9016" w:type="dxa"/>
            <w:tcMar/>
          </w:tcPr>
          <w:p w:rsidR="00FA3D6A" w:rsidP="29A9F3FA" w:rsidRDefault="00FA3D6A" w14:paraId="10859896" w14:textId="77777777">
            <w:pPr>
              <w:pStyle w:val="Heading4"/>
              <w:spacing w:before="62"/>
              <w:rPr>
                <w:color w:val="auto"/>
              </w:rPr>
            </w:pPr>
            <w:commentRangeStart w:id="1611450239"/>
            <w:r w:rsidRPr="00D02206" w:rsidR="00FA3D6A">
              <w:rPr>
                <w:color w:val="auto"/>
              </w:rPr>
              <w:t>Recommended</w:t>
            </w:r>
            <w:r w:rsidRPr="00D02206" w:rsidR="00FA3D6A">
              <w:rPr>
                <w:color w:val="auto"/>
                <w:spacing w:val="-10"/>
              </w:rPr>
              <w:t xml:space="preserve"> </w:t>
            </w:r>
            <w:r w:rsidRPr="00D02206" w:rsidR="00FA3D6A">
              <w:rPr>
                <w:color w:val="auto"/>
              </w:rPr>
              <w:t>Book</w:t>
            </w:r>
            <w:r w:rsidRPr="00D02206" w:rsidR="00FA3D6A">
              <w:rPr>
                <w:color w:val="auto"/>
                <w:spacing w:val="-10"/>
              </w:rPr>
              <w:t xml:space="preserve"> </w:t>
            </w:r>
            <w:r w:rsidRPr="00D02206" w:rsidR="00FA3D6A">
              <w:rPr>
                <w:color w:val="auto"/>
                <w:spacing w:val="-2"/>
              </w:rPr>
              <w:t>Reading</w:t>
            </w:r>
          </w:p>
          <w:p w:rsidR="00FA3D6A" w:rsidP="00FA3D6A" w:rsidRDefault="00FA3D6A" w14:paraId="703B5C86" w14:textId="77777777">
            <w:pPr>
              <w:pStyle w:val="ListParagraph"/>
              <w:widowControl w:val="0"/>
              <w:numPr>
                <w:ilvl w:val="0"/>
                <w:numId w:val="2"/>
              </w:numPr>
              <w:tabs>
                <w:tab w:val="left" w:pos="743"/>
              </w:tabs>
              <w:suppressAutoHyphens w:val="0"/>
              <w:autoSpaceDE w:val="0"/>
              <w:autoSpaceDN w:val="0"/>
              <w:spacing w:before="1"/>
              <w:ind w:right="499"/>
              <w:contextualSpacing w:val="0"/>
            </w:pPr>
            <w:r w:rsidRPr="00D20B7B">
              <w:t>David Foste</w:t>
            </w:r>
            <w:r>
              <w:t>r,</w:t>
            </w:r>
            <w:r w:rsidRPr="00D20B7B">
              <w:t xml:space="preserve"> </w:t>
            </w:r>
            <w:r>
              <w:t>2</w:t>
            </w:r>
            <w:r w:rsidRPr="00D20B7B">
              <w:rPr>
                <w:vertAlign w:val="superscript"/>
              </w:rPr>
              <w:t>nd</w:t>
            </w:r>
            <w:r>
              <w:t xml:space="preserve"> edition, (</w:t>
            </w:r>
            <w:r w:rsidRPr="00D20B7B">
              <w:t>20</w:t>
            </w:r>
            <w:r>
              <w:t xml:space="preserve">23), </w:t>
            </w:r>
            <w:r w:rsidRPr="00D20B7B">
              <w:t>Generative Deep Learning: Teaching Machines to Paint, Write, Compose, and Play</w:t>
            </w:r>
            <w:r>
              <w:t xml:space="preserve">, </w:t>
            </w:r>
            <w:r w:rsidRPr="00D20B7B">
              <w:t>O’Reilly</w:t>
            </w:r>
          </w:p>
          <w:p w:rsidR="00FA3D6A" w:rsidP="00FA3D6A" w:rsidRDefault="00FA3D6A" w14:paraId="30597D10" w14:textId="77777777">
            <w:pPr>
              <w:pStyle w:val="ListParagraph"/>
              <w:widowControl w:val="0"/>
              <w:numPr>
                <w:ilvl w:val="0"/>
                <w:numId w:val="2"/>
              </w:numPr>
              <w:tabs>
                <w:tab w:val="left" w:pos="743"/>
              </w:tabs>
              <w:suppressAutoHyphens w:val="0"/>
              <w:autoSpaceDE w:val="0"/>
              <w:autoSpaceDN w:val="0"/>
              <w:spacing w:before="1"/>
              <w:ind w:right="499"/>
              <w:contextualSpacing w:val="0"/>
            </w:pPr>
            <w:r w:rsidRPr="00143499">
              <w:t xml:space="preserve">Denis Rothman. </w:t>
            </w:r>
            <w:r>
              <w:t>(</w:t>
            </w:r>
            <w:r w:rsidRPr="00143499">
              <w:t>2022</w:t>
            </w:r>
            <w:r>
              <w:t>)</w:t>
            </w:r>
            <w:r w:rsidRPr="00143499">
              <w:t xml:space="preserve">, Transformers for Natural Language Processing, </w:t>
            </w:r>
            <w:proofErr w:type="spellStart"/>
            <w:r w:rsidRPr="00143499">
              <w:t>Packt</w:t>
            </w:r>
            <w:proofErr w:type="spellEnd"/>
            <w:r w:rsidRPr="00143499">
              <w:t xml:space="preserve"> Publishing, p.564, [ISBN: 978-1803247335].</w:t>
            </w:r>
          </w:p>
          <w:p w:rsidR="00FA3D6A" w:rsidP="00FA3D6A" w:rsidRDefault="00FA3D6A" w14:paraId="741F965E" w14:textId="77777777">
            <w:pPr>
              <w:pStyle w:val="Heading4"/>
              <w:spacing w:before="119"/>
            </w:pPr>
            <w:r w:rsidRPr="00D02206">
              <w:rPr>
                <w:color w:val="auto"/>
              </w:rPr>
              <w:t>Supplementary</w:t>
            </w:r>
            <w:r w:rsidRPr="00D02206">
              <w:rPr>
                <w:color w:val="auto"/>
                <w:spacing w:val="-11"/>
              </w:rPr>
              <w:t xml:space="preserve"> </w:t>
            </w:r>
            <w:r w:rsidRPr="00D02206">
              <w:rPr>
                <w:color w:val="auto"/>
              </w:rPr>
              <w:t>Book</w:t>
            </w:r>
            <w:r w:rsidRPr="00D02206">
              <w:rPr>
                <w:color w:val="auto"/>
                <w:spacing w:val="-9"/>
              </w:rPr>
              <w:t xml:space="preserve"> </w:t>
            </w:r>
            <w:r w:rsidRPr="00D02206">
              <w:rPr>
                <w:color w:val="auto"/>
                <w:spacing w:val="-2"/>
              </w:rPr>
              <w:t>Reading</w:t>
            </w:r>
          </w:p>
          <w:p w:rsidR="00FA3D6A" w:rsidP="00FA3D6A" w:rsidRDefault="00FA3D6A" w14:paraId="7AD87FE4" w14:textId="77777777">
            <w:pPr>
              <w:pStyle w:val="ListParagraph"/>
              <w:widowControl w:val="0"/>
              <w:numPr>
                <w:ilvl w:val="0"/>
                <w:numId w:val="2"/>
              </w:numPr>
              <w:tabs>
                <w:tab w:val="left" w:pos="743"/>
              </w:tabs>
              <w:suppressAutoHyphens w:val="0"/>
              <w:autoSpaceDE w:val="0"/>
              <w:autoSpaceDN w:val="0"/>
              <w:spacing w:before="1"/>
              <w:ind w:right="464"/>
              <w:contextualSpacing w:val="0"/>
            </w:pPr>
            <w:r w:rsidRPr="00143499">
              <w:t>Lewis Tunstall, Leandro von Werra, Thomas Wolf</w:t>
            </w:r>
            <w:r>
              <w:t>,</w:t>
            </w:r>
            <w:r w:rsidRPr="00143499">
              <w:t xml:space="preserve"> </w:t>
            </w:r>
            <w:r>
              <w:t xml:space="preserve">(2022), </w:t>
            </w:r>
            <w:r w:rsidRPr="00143499">
              <w:t>Natural Language Processing with Transformers</w:t>
            </w:r>
            <w:r>
              <w:t xml:space="preserve">, </w:t>
            </w:r>
            <w:r w:rsidRPr="00143499">
              <w:t>Reilly Media, p.406, [ISBN: 978-1098136796].</w:t>
            </w:r>
          </w:p>
          <w:p w:rsidRPr="00FA3D6A" w:rsidR="00153623" w:rsidP="00FA3D6A" w:rsidRDefault="00FA3D6A" w14:paraId="158800E2" w14:textId="5EAF55D2">
            <w:pPr>
              <w:pStyle w:val="ListParagraph"/>
              <w:widowControl w:val="0"/>
              <w:numPr>
                <w:ilvl w:val="0"/>
                <w:numId w:val="2"/>
              </w:numPr>
              <w:tabs>
                <w:tab w:val="left" w:pos="743"/>
              </w:tabs>
              <w:suppressAutoHyphens w:val="0"/>
              <w:autoSpaceDE w:val="0"/>
              <w:autoSpaceDN w:val="0"/>
              <w:spacing w:before="1"/>
              <w:ind w:right="464"/>
              <w:contextualSpacing w:val="0"/>
              <w:rPr/>
            </w:pPr>
            <w:r w:rsidR="00FA3D6A">
              <w:rPr/>
              <w:t>Sinan Ozdemir. (2023), Quick Start Guide to Large Language Models, Addison-Wesley Professional, p.0, [ISBN: 978-0138199197].</w:t>
            </w:r>
            <w:commentRangeEnd w:id="1611450239"/>
            <w:r>
              <w:rPr>
                <w:rStyle w:val="CommentReference"/>
              </w:rPr>
              <w:commentReference w:id="1611450239"/>
            </w:r>
          </w:p>
        </w:tc>
      </w:tr>
    </w:tbl>
    <w:p w:rsidRPr="00153623" w:rsidR="00356E98" w:rsidP="00153623" w:rsidRDefault="00356E98" w14:paraId="7F775D70" w14:textId="77777777"/>
    <w:sectPr w:rsidRPr="00153623" w:rsidR="00356E98">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P" w:author="Anna Phillips" w:date="2026-03-25T19:51:46" w:id="864996467">
    <w:p xmlns:w14="http://schemas.microsoft.com/office/word/2010/wordml" xmlns:w="http://schemas.openxmlformats.org/wordprocessingml/2006/main" w:rsidR="2BF50092" w:rsidRDefault="6403AD3D" w14:paraId="78D4AE04" w14:textId="3EF897F2">
      <w:pPr>
        <w:pStyle w:val="CommentText"/>
      </w:pPr>
      <w:r>
        <w:rPr>
          <w:rStyle w:val="CommentReference"/>
        </w:rPr>
        <w:annotationRef/>
      </w:r>
      <w:r w:rsidRPr="6E416BCC" w:rsidR="6F307913">
        <w:t>Independent Learning?</w:t>
      </w:r>
    </w:p>
  </w:comment>
  <w:comment xmlns:w="http://schemas.openxmlformats.org/wordprocessingml/2006/main" w:initials="AP" w:author="Anna Phillips" w:date="2026-03-25T19:53:24" w:id="431513621">
    <w:p xmlns:w14="http://schemas.microsoft.com/office/word/2010/wordml" xmlns:w="http://schemas.openxmlformats.org/wordprocessingml/2006/main" w:rsidR="619BF83C" w:rsidRDefault="659F9A64" w14:paraId="74DC5E47" w14:textId="01A19AFC">
      <w:pPr>
        <w:pStyle w:val="CommentText"/>
      </w:pPr>
      <w:r>
        <w:rPr>
          <w:rStyle w:val="CommentReference"/>
        </w:rPr>
        <w:annotationRef/>
      </w:r>
      <w:r w:rsidRPr="05FF0C26" w:rsidR="1E1200C6">
        <w:t>This seems high.</w:t>
      </w:r>
    </w:p>
  </w:comment>
  <w:comment xmlns:w="http://schemas.openxmlformats.org/wordprocessingml/2006/main" w:initials="AP" w:author="Anna Phillips" w:date="2026-03-25T19:55:33" w:id="1878239286">
    <w:p xmlns:w14="http://schemas.microsoft.com/office/word/2010/wordml" xmlns:w="http://schemas.openxmlformats.org/wordprocessingml/2006/main" w:rsidR="1FFD17CE" w:rsidRDefault="7996AEB1" w14:paraId="59E401CA" w14:textId="423D5948">
      <w:pPr>
        <w:pStyle w:val="CommentText"/>
      </w:pPr>
      <w:r>
        <w:rPr>
          <w:rStyle w:val="CommentReference"/>
        </w:rPr>
        <w:annotationRef/>
      </w:r>
      <w:r w:rsidRPr="2DDFB747" w:rsidR="7E882E2A">
        <w:t xml:space="preserve">Is this correct? In the Programme Schedule it is 40% CA and 60% Project. </w:t>
      </w:r>
    </w:p>
  </w:comment>
  <w:comment xmlns:w="http://schemas.openxmlformats.org/wordprocessingml/2006/main" w:initials="AP" w:author="Anna Phillips" w:date="2026-03-25T19:56:20" w:id="2070472943">
    <w:p xmlns:w14="http://schemas.microsoft.com/office/word/2010/wordml" xmlns:w="http://schemas.openxmlformats.org/wordprocessingml/2006/main" w:rsidR="35A1264D" w:rsidRDefault="4E76F7A6" w14:paraId="70BA29AD" w14:textId="5365C1D9">
      <w:pPr>
        <w:pStyle w:val="CommentText"/>
      </w:pPr>
      <w:r>
        <w:rPr>
          <w:rStyle w:val="CommentReference"/>
        </w:rPr>
        <w:annotationRef/>
      </w:r>
      <w:r w:rsidRPr="57FCE570" w:rsidR="7773A7DF">
        <w:t xml:space="preserve">Change here or in programme schedule. </w:t>
      </w:r>
    </w:p>
  </w:comment>
  <w:comment xmlns:w="http://schemas.openxmlformats.org/wordprocessingml/2006/main" w:initials="AP" w:author="Anna Phillips" w:date="2026-03-25T19:57:03" w:id="1611450239">
    <w:p xmlns:w14="http://schemas.microsoft.com/office/word/2010/wordml" xmlns:w="http://schemas.openxmlformats.org/wordprocessingml/2006/main" w:rsidR="3D7CD1C0" w:rsidRDefault="364C0DAE" w14:paraId="53CBB8AA" w14:textId="77836BDD">
      <w:pPr>
        <w:pStyle w:val="CommentText"/>
      </w:pPr>
      <w:r>
        <w:rPr>
          <w:rStyle w:val="CommentReference"/>
        </w:rPr>
        <w:annotationRef/>
      </w:r>
      <w:r w:rsidRPr="1BE4D222" w:rsidR="591A6ADE">
        <w:t>Do we have anything more recent? Or a new edition of these books?</w:t>
      </w:r>
    </w:p>
  </w:comment>
  <w:comment xmlns:w="http://schemas.openxmlformats.org/wordprocessingml/2006/main" w:initials="AS" w:author="Athanasios Staikopoulos" w:date="2026-04-08T11:05:35" w:id="1570066263">
    <w:p xmlns:w14="http://schemas.microsoft.com/office/word/2010/wordml" xmlns:w="http://schemas.openxmlformats.org/wordprocessingml/2006/main" w:rsidR="267FE2FA" w:rsidRDefault="776F4D5B" w14:paraId="7787FE16" w14:textId="32459EFC">
      <w:pPr>
        <w:pStyle w:val="CommentText"/>
      </w:pPr>
      <w:r>
        <w:rPr>
          <w:rStyle w:val="CommentReference"/>
        </w:rPr>
        <w:annotationRef/>
      </w:r>
      <w:r w:rsidRPr="0B40DD14" w:rsidR="554D867C">
        <w:t>This here is the correct, I do not know why its has changes on the Programme schedule. may be coppied wrong!</w:t>
      </w:r>
    </w:p>
  </w:comment>
</w:comments>
</file>

<file path=word/commentsExtended.xml><?xml version="1.0" encoding="utf-8"?>
<w15:commentsEx xmlns:mc="http://schemas.openxmlformats.org/markup-compatibility/2006" xmlns:w15="http://schemas.microsoft.com/office/word/2012/wordml" mc:Ignorable="w15">
  <w15:commentEx w15:done="0" w15:paraId="78D4AE04"/>
  <w15:commentEx w15:done="0" w15:paraId="74DC5E47"/>
  <w15:commentEx w15:done="0" w15:paraId="59E401CA"/>
  <w15:commentEx w15:done="0" w15:paraId="70BA29AD"/>
  <w15:commentEx w15:done="0" w15:paraId="53CBB8AA"/>
  <w15:commentEx w15:done="0" w15:paraId="7787FE16" w15:paraIdParent="59E401C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2758090" w16cex:dateUtc="2026-03-25T19:51:46.421Z"/>
  <w16cex:commentExtensible w16cex:durableId="5212BE41" w16cex:dateUtc="2026-03-25T19:53:24.088Z"/>
  <w16cex:commentExtensible w16cex:durableId="0CC3BC7A" w16cex:dateUtc="2026-03-25T19:55:33.602Z"/>
  <w16cex:commentExtensible w16cex:durableId="4114D9F1" w16cex:dateUtc="2026-03-25T19:56:20.842Z"/>
  <w16cex:commentExtensible w16cex:durableId="06F837CD" w16cex:dateUtc="2026-03-25T19:57:03.778Z"/>
  <w16cex:commentExtensible w16cex:durableId="6217AFE4" w16cex:dateUtc="2026-04-08T10:05:35.047Z"/>
</w16cex:commentsExtensible>
</file>

<file path=word/commentsIds.xml><?xml version="1.0" encoding="utf-8"?>
<w16cid:commentsIds xmlns:mc="http://schemas.openxmlformats.org/markup-compatibility/2006" xmlns:w16cid="http://schemas.microsoft.com/office/word/2016/wordml/cid" mc:Ignorable="w16cid">
  <w16cid:commentId w16cid:paraId="78D4AE04" w16cid:durableId="32758090"/>
  <w16cid:commentId w16cid:paraId="74DC5E47" w16cid:durableId="5212BE41"/>
  <w16cid:commentId w16cid:paraId="59E401CA" w16cid:durableId="0CC3BC7A"/>
  <w16cid:commentId w16cid:paraId="70BA29AD" w16cid:durableId="4114D9F1"/>
  <w16cid:commentId w16cid:paraId="53CBB8AA" w16cid:durableId="06F837CD"/>
  <w16cid:commentId w16cid:paraId="7787FE16" w16cid:durableId="6217AF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2234" w:rsidP="00153623" w:rsidRDefault="00272234" w14:paraId="13946E67" w14:textId="77777777">
      <w:pPr>
        <w:spacing w:after="0" w:line="240" w:lineRule="auto"/>
      </w:pPr>
      <w:r>
        <w:separator/>
      </w:r>
    </w:p>
  </w:endnote>
  <w:endnote w:type="continuationSeparator" w:id="0">
    <w:p w:rsidR="00272234" w:rsidP="00153623" w:rsidRDefault="00272234" w14:paraId="2AFFA90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2234" w:rsidP="00153623" w:rsidRDefault="00272234" w14:paraId="5F546333" w14:textId="77777777">
      <w:pPr>
        <w:spacing w:after="0" w:line="240" w:lineRule="auto"/>
      </w:pPr>
      <w:r>
        <w:separator/>
      </w:r>
    </w:p>
  </w:footnote>
  <w:footnote w:type="continuationSeparator" w:id="0">
    <w:p w:rsidR="00272234" w:rsidP="00153623" w:rsidRDefault="00272234" w14:paraId="7F266DFD" w14:textId="77777777">
      <w:pPr>
        <w:spacing w:after="0" w:line="240" w:lineRule="auto"/>
      </w:pPr>
      <w:r>
        <w:continuationSeparator/>
      </w:r>
    </w:p>
  </w:footnote>
  <w:footnote w:id="1">
    <w:p w:rsidR="00153623" w:rsidP="00153623" w:rsidRDefault="00153623" w14:paraId="36B1918A" w14:textId="77777777">
      <w:pPr>
        <w:pBdr>
          <w:top w:val="nil"/>
          <w:left w:val="nil"/>
          <w:bottom w:val="nil"/>
          <w:right w:val="nil"/>
          <w:between w:val="nil"/>
        </w:pBdr>
        <w:rPr>
          <w:rFonts w:eastAsia="Calibri" w:cs="Calibri"/>
          <w:color w:val="000000"/>
          <w:sz w:val="18"/>
          <w:szCs w:val="18"/>
        </w:rPr>
      </w:pPr>
      <w:r>
        <w:rPr>
          <w:rStyle w:val="FootnoteReference"/>
        </w:rPr>
        <w:footnoteRef/>
      </w:r>
      <w:r>
        <w:rPr>
          <w:rFonts w:eastAsia="Calibri" w:cs="Calibri"/>
          <w:color w:val="000000"/>
          <w:sz w:val="18"/>
          <w:szCs w:val="18"/>
        </w:rPr>
        <w:t xml:space="preserve"> </w:t>
      </w:r>
      <w:r w:rsidRPr="0087391E">
        <w:rPr>
          <w:rFonts w:eastAsia="Calibri" w:cs="Calibri"/>
          <w:color w:val="000000"/>
          <w:sz w:val="18"/>
          <w:szCs w:val="18"/>
        </w:rPr>
        <w:t>Average (over the duration of the module) of the contact hours per week</w:t>
      </w:r>
      <w:r>
        <w:rPr>
          <w:rFonts w:eastAsia="Calibri" w:cs="Calibri"/>
          <w:color w:val="000000"/>
          <w:sz w:val="18"/>
          <w:szCs w:val="18"/>
        </w:rPr>
        <w:t xml:space="preserve"> i.e. effort while in contact with staff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1E25"/>
    <w:multiLevelType w:val="hybridMultilevel"/>
    <w:tmpl w:val="75222626"/>
    <w:lvl w:ilvl="0" w:tplc="C3288DA4">
      <w:numFmt w:val="bullet"/>
      <w:lvlText w:val="•"/>
      <w:lvlJc w:val="left"/>
      <w:pPr>
        <w:ind w:left="743" w:hanging="360"/>
      </w:pPr>
      <w:rPr>
        <w:rFonts w:hint="default" w:ascii="Calibri" w:hAnsi="Calibri" w:eastAsia="Calibri" w:cs="Calibri"/>
        <w:b w:val="0"/>
        <w:bCs w:val="0"/>
        <w:i w:val="0"/>
        <w:iCs w:val="0"/>
        <w:spacing w:val="0"/>
        <w:w w:val="99"/>
        <w:sz w:val="20"/>
        <w:szCs w:val="20"/>
        <w:lang w:val="en-US" w:eastAsia="en-US" w:bidi="ar-SA"/>
      </w:rPr>
    </w:lvl>
    <w:lvl w:ilvl="1" w:tplc="3E269344">
      <w:numFmt w:val="bullet"/>
      <w:lvlText w:val="•"/>
      <w:lvlJc w:val="left"/>
      <w:pPr>
        <w:ind w:left="1601" w:hanging="360"/>
      </w:pPr>
      <w:rPr>
        <w:rFonts w:hint="default"/>
        <w:lang w:val="en-US" w:eastAsia="en-US" w:bidi="ar-SA"/>
      </w:rPr>
    </w:lvl>
    <w:lvl w:ilvl="2" w:tplc="FD72877A">
      <w:numFmt w:val="bullet"/>
      <w:lvlText w:val="•"/>
      <w:lvlJc w:val="left"/>
      <w:pPr>
        <w:ind w:left="2462" w:hanging="360"/>
      </w:pPr>
      <w:rPr>
        <w:rFonts w:hint="default"/>
        <w:lang w:val="en-US" w:eastAsia="en-US" w:bidi="ar-SA"/>
      </w:rPr>
    </w:lvl>
    <w:lvl w:ilvl="3" w:tplc="FCA6230A">
      <w:numFmt w:val="bullet"/>
      <w:lvlText w:val="•"/>
      <w:lvlJc w:val="left"/>
      <w:pPr>
        <w:ind w:left="3324" w:hanging="360"/>
      </w:pPr>
      <w:rPr>
        <w:rFonts w:hint="default"/>
        <w:lang w:val="en-US" w:eastAsia="en-US" w:bidi="ar-SA"/>
      </w:rPr>
    </w:lvl>
    <w:lvl w:ilvl="4" w:tplc="942E4578">
      <w:numFmt w:val="bullet"/>
      <w:lvlText w:val="•"/>
      <w:lvlJc w:val="left"/>
      <w:pPr>
        <w:ind w:left="4185" w:hanging="360"/>
      </w:pPr>
      <w:rPr>
        <w:rFonts w:hint="default"/>
        <w:lang w:val="en-US" w:eastAsia="en-US" w:bidi="ar-SA"/>
      </w:rPr>
    </w:lvl>
    <w:lvl w:ilvl="5" w:tplc="7C78A600">
      <w:numFmt w:val="bullet"/>
      <w:lvlText w:val="•"/>
      <w:lvlJc w:val="left"/>
      <w:pPr>
        <w:ind w:left="5047" w:hanging="360"/>
      </w:pPr>
      <w:rPr>
        <w:rFonts w:hint="default"/>
        <w:lang w:val="en-US" w:eastAsia="en-US" w:bidi="ar-SA"/>
      </w:rPr>
    </w:lvl>
    <w:lvl w:ilvl="6" w:tplc="E66074BC">
      <w:numFmt w:val="bullet"/>
      <w:lvlText w:val="•"/>
      <w:lvlJc w:val="left"/>
      <w:pPr>
        <w:ind w:left="5908" w:hanging="360"/>
      </w:pPr>
      <w:rPr>
        <w:rFonts w:hint="default"/>
        <w:lang w:val="en-US" w:eastAsia="en-US" w:bidi="ar-SA"/>
      </w:rPr>
    </w:lvl>
    <w:lvl w:ilvl="7" w:tplc="D85E15CE">
      <w:numFmt w:val="bullet"/>
      <w:lvlText w:val="•"/>
      <w:lvlJc w:val="left"/>
      <w:pPr>
        <w:ind w:left="6769" w:hanging="360"/>
      </w:pPr>
      <w:rPr>
        <w:rFonts w:hint="default"/>
        <w:lang w:val="en-US" w:eastAsia="en-US" w:bidi="ar-SA"/>
      </w:rPr>
    </w:lvl>
    <w:lvl w:ilvl="8" w:tplc="E6ACFBE2">
      <w:numFmt w:val="bullet"/>
      <w:lvlText w:val="•"/>
      <w:lvlJc w:val="left"/>
      <w:pPr>
        <w:ind w:left="7631" w:hanging="360"/>
      </w:pPr>
      <w:rPr>
        <w:rFonts w:hint="default"/>
        <w:lang w:val="en-US" w:eastAsia="en-US" w:bidi="ar-SA"/>
      </w:rPr>
    </w:lvl>
  </w:abstractNum>
  <w:abstractNum w:abstractNumId="1" w15:restartNumberingAfterBreak="0">
    <w:nsid w:val="3C21756A"/>
    <w:multiLevelType w:val="hybridMultilevel"/>
    <w:tmpl w:val="5E1A8B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31888522">
    <w:abstractNumId w:val="1"/>
  </w:num>
  <w:num w:numId="2" w16cid:durableId="1378892858">
    <w:abstractNumId w:val="0"/>
  </w:num>
</w:numbering>
</file>

<file path=word/people.xml><?xml version="1.0" encoding="utf-8"?>
<w15:people xmlns:mc="http://schemas.openxmlformats.org/markup-compatibility/2006" xmlns:w15="http://schemas.microsoft.com/office/word/2012/wordml" mc:Ignorable="w15">
  <w15:person w15:author="Anna Phillips">
    <w15:presenceInfo w15:providerId="AD" w15:userId="S::aphillips1@staff.ncirl.ie::02e6544b-6510-4145-b960-dcba41c8d1b4"/>
  </w15:person>
  <w15:person w15:author="Anna Phillips">
    <w15:presenceInfo w15:providerId="AD" w15:userId="S::aphillips1@staff.ncirl.ie::02e6544b-6510-4145-b960-dcba41c8d1b4"/>
  </w15:person>
  <w15:person w15:author="Athanasios Staikopoulos">
    <w15:presenceInfo w15:providerId="AD" w15:userId="S::astaikopoulos@staff.ncirl.ie::1a5133e2-2106-41eb-aa8f-ebf953a5457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doNotDisplayPageBoundaries/>
  <w:proofState w:spelling="clean" w:grammar="dirty"/>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623"/>
    <w:rsid w:val="00087317"/>
    <w:rsid w:val="00153623"/>
    <w:rsid w:val="00186377"/>
    <w:rsid w:val="00272234"/>
    <w:rsid w:val="002E529C"/>
    <w:rsid w:val="00356E98"/>
    <w:rsid w:val="003A0983"/>
    <w:rsid w:val="00946ACA"/>
    <w:rsid w:val="00C74710"/>
    <w:rsid w:val="00D5621A"/>
    <w:rsid w:val="00EE4FBA"/>
    <w:rsid w:val="00FA3D6A"/>
    <w:rsid w:val="0B846133"/>
    <w:rsid w:val="117563BC"/>
    <w:rsid w:val="11CF1C6B"/>
    <w:rsid w:val="19927DAA"/>
    <w:rsid w:val="1F94261D"/>
    <w:rsid w:val="28196F1C"/>
    <w:rsid w:val="29A9F3FA"/>
    <w:rsid w:val="2B57E4FC"/>
    <w:rsid w:val="34469C7B"/>
    <w:rsid w:val="4535ACF0"/>
    <w:rsid w:val="4FB30C99"/>
    <w:rsid w:val="66D7AE53"/>
    <w:rsid w:val="71637AA5"/>
    <w:rsid w:val="72C906A3"/>
    <w:rsid w:val="75FC362B"/>
    <w:rsid w:val="7FCAE5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782A"/>
  <w15:chartTrackingRefBased/>
  <w15:docId w15:val="{4C6E14A3-1278-4043-861D-EFE04AD915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5362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62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6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6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6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62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5362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15362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15362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5362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5362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15362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5362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5362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53623"/>
    <w:rPr>
      <w:rFonts w:eastAsiaTheme="majorEastAsia" w:cstheme="majorBidi"/>
      <w:color w:val="272727" w:themeColor="text1" w:themeTint="D8"/>
    </w:rPr>
  </w:style>
  <w:style w:type="paragraph" w:styleId="Title">
    <w:name w:val="Title"/>
    <w:basedOn w:val="Normal"/>
    <w:next w:val="Normal"/>
    <w:link w:val="TitleChar"/>
    <w:uiPriority w:val="10"/>
    <w:qFormat/>
    <w:rsid w:val="0015362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5362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5362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53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623"/>
    <w:pPr>
      <w:spacing w:before="160"/>
      <w:jc w:val="center"/>
    </w:pPr>
    <w:rPr>
      <w:i/>
      <w:iCs/>
      <w:color w:val="404040" w:themeColor="text1" w:themeTint="BF"/>
    </w:rPr>
  </w:style>
  <w:style w:type="character" w:styleId="QuoteChar" w:customStyle="1">
    <w:name w:val="Quote Char"/>
    <w:basedOn w:val="DefaultParagraphFont"/>
    <w:link w:val="Quote"/>
    <w:uiPriority w:val="29"/>
    <w:rsid w:val="00153623"/>
    <w:rPr>
      <w:i/>
      <w:iCs/>
      <w:color w:val="404040" w:themeColor="text1" w:themeTint="BF"/>
    </w:rPr>
  </w:style>
  <w:style w:type="paragraph" w:styleId="ListParagraph">
    <w:name w:val="List Paragraph"/>
    <w:basedOn w:val="Normal"/>
    <w:uiPriority w:val="1"/>
    <w:qFormat/>
    <w:rsid w:val="00153623"/>
    <w:pPr>
      <w:ind w:left="720"/>
      <w:contextualSpacing/>
    </w:pPr>
  </w:style>
  <w:style w:type="character" w:styleId="IntenseEmphasis">
    <w:name w:val="Intense Emphasis"/>
    <w:basedOn w:val="DefaultParagraphFont"/>
    <w:uiPriority w:val="21"/>
    <w:qFormat/>
    <w:rsid w:val="00153623"/>
    <w:rPr>
      <w:i/>
      <w:iCs/>
      <w:color w:val="2F5496" w:themeColor="accent1" w:themeShade="BF"/>
    </w:rPr>
  </w:style>
  <w:style w:type="paragraph" w:styleId="IntenseQuote">
    <w:name w:val="Intense Quote"/>
    <w:basedOn w:val="Normal"/>
    <w:next w:val="Normal"/>
    <w:link w:val="IntenseQuoteChar"/>
    <w:uiPriority w:val="30"/>
    <w:qFormat/>
    <w:rsid w:val="0015362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153623"/>
    <w:rPr>
      <w:i/>
      <w:iCs/>
      <w:color w:val="2F5496" w:themeColor="accent1" w:themeShade="BF"/>
    </w:rPr>
  </w:style>
  <w:style w:type="character" w:styleId="IntenseReference">
    <w:name w:val="Intense Reference"/>
    <w:basedOn w:val="DefaultParagraphFont"/>
    <w:uiPriority w:val="32"/>
    <w:qFormat/>
    <w:rsid w:val="00153623"/>
    <w:rPr>
      <w:b/>
      <w:bCs/>
      <w:smallCaps/>
      <w:color w:val="2F5496" w:themeColor="accent1" w:themeShade="BF"/>
      <w:spacing w:val="5"/>
    </w:rPr>
  </w:style>
  <w:style w:type="character" w:styleId="FootnoteReference">
    <w:name w:val="footnote reference"/>
    <w:basedOn w:val="DefaultParagraphFont"/>
    <w:uiPriority w:val="99"/>
    <w:unhideWhenUsed/>
    <w:rsid w:val="00153623"/>
    <w:rPr>
      <w:vertAlign w:val="superscript"/>
    </w:rPr>
  </w:style>
  <w:style w:type="table" w:styleId="TableGrid">
    <w:name w:val="Table Grid"/>
    <w:basedOn w:val="TableNormal"/>
    <w:rsid w:val="00153623"/>
    <w:pPr>
      <w:suppressAutoHyphens/>
      <w:spacing w:after="0" w:line="240" w:lineRule="auto"/>
    </w:pPr>
    <w:rPr>
      <w:rFonts w:ascii="Times New Roman" w:hAnsi="Times New Roman" w:eastAsia="Times New Roman" w:cs="Times New Roman"/>
      <w:kern w:val="0"/>
      <w:sz w:val="20"/>
      <w:szCs w:val="20"/>
      <w:lang w:val="en-IE" w:eastAsia="en-IE"/>
      <w14:ligatures w14:val="none"/>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Paragraph" w:customStyle="1">
    <w:name w:val="Table Paragraph"/>
    <w:basedOn w:val="Normal"/>
    <w:uiPriority w:val="1"/>
    <w:qFormat/>
    <w:rsid w:val="00FA3D6A"/>
    <w:pPr>
      <w:widowControl w:val="0"/>
      <w:autoSpaceDE w:val="0"/>
      <w:autoSpaceDN w:val="0"/>
      <w:spacing w:after="0" w:line="240" w:lineRule="auto"/>
      <w:ind w:left="107"/>
    </w:pPr>
    <w:rPr>
      <w:rFonts w:ascii="Calibri" w:hAnsi="Calibri" w:eastAsia="Calibri" w:cs="Calibri"/>
      <w:kern w:val="0"/>
      <w:lang w:val="en-US"/>
      <w14:ligatures w14:val="none"/>
    </w:rPr>
  </w:style>
  <w:style w:type="paragraph" w:styleId="Modulecontenttable" w:customStyle="1">
    <w:name w:val="Module content table"/>
    <w:basedOn w:val="Normal"/>
    <w:link w:val="ModulecontenttableChar"/>
    <w:qFormat/>
    <w:rsid w:val="00FA3D6A"/>
    <w:pPr>
      <w:suppressAutoHyphens/>
      <w:spacing w:after="0" w:line="240" w:lineRule="auto"/>
      <w:jc w:val="both"/>
    </w:pPr>
    <w:rPr>
      <w:rFonts w:ascii="Calibri" w:hAnsi="Calibri" w:eastAsia="Times New Roman" w:cs="Calibri"/>
      <w:kern w:val="0"/>
      <w:sz w:val="20"/>
      <w:szCs w:val="20"/>
      <w:lang w:val="en-IE" w:eastAsia="en-IE"/>
      <w14:ligatures w14:val="none"/>
    </w:rPr>
  </w:style>
  <w:style w:type="character" w:styleId="ModulecontenttableChar" w:customStyle="1">
    <w:name w:val="Module content table Char"/>
    <w:basedOn w:val="DefaultParagraphFont"/>
    <w:link w:val="Modulecontenttable"/>
    <w:rsid w:val="00FA3D6A"/>
    <w:rPr>
      <w:rFonts w:ascii="Calibri" w:hAnsi="Calibri" w:eastAsia="Times New Roman" w:cs="Calibri"/>
      <w:kern w:val="0"/>
      <w:sz w:val="20"/>
      <w:szCs w:val="20"/>
      <w:lang w:val="en-IE" w:eastAsia="en-IE"/>
      <w14:ligatures w14:val="none"/>
    </w:rPr>
  </w:style>
  <w:style w:type="paragraph" w:styleId="NormalWeb">
    <w:name w:val="Normal (Web)"/>
    <w:basedOn w:val="Normal"/>
    <w:uiPriority w:val="99"/>
    <w:unhideWhenUsed/>
    <w:rsid w:val="00FA3D6A"/>
    <w:pPr>
      <w:spacing w:before="100" w:beforeAutospacing="1" w:after="100" w:afterAutospacing="1" w:line="240" w:lineRule="auto"/>
      <w:jc w:val="both"/>
    </w:pPr>
    <w:rPr>
      <w:rFonts w:ascii="Calibri" w:hAnsi="Calibri" w:eastAsia="Times New Roman" w:cs="Times New Roman"/>
      <w:kern w:val="0"/>
      <w:szCs w:val="24"/>
      <w:lang w:val="en-IE" w:eastAsia="en-IE"/>
      <w14:ligatures w14:val="none"/>
    </w:rPr>
  </w:style>
  <w:style w:type="character" w:styleId="normaltextrun" w:customStyle="1">
    <w:name w:val="normaltextrun"/>
    <w:basedOn w:val="DefaultParagraphFont"/>
    <w:rsid w:val="002E529C"/>
  </w:style>
  <w:style w:type="character" w:styleId="eop" w:customStyle="1">
    <w:name w:val="eop"/>
    <w:basedOn w:val="DefaultParagraphFont"/>
    <w:rsid w:val="002E52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comments" Target="comments.xml" Id="Rd56b4adc0f754625" /><Relationship Type="http://schemas.microsoft.com/office/2016/09/relationships/commentsIds" Target="commentsIds.xml" Id="Rb3f068b8d41e47c9" /><Relationship Type="http://schemas.microsoft.com/office/2011/relationships/commentsExtended" Target="commentsExtended.xml" Id="Rf28df30d4fb24fb7" /><Relationship Type="http://schemas.microsoft.com/office/2018/08/relationships/commentsExtensible" Target="commentsExtensible.xml" Id="Rc24cc65871994820" /><Relationship Type="http://schemas.microsoft.com/office/2011/relationships/people" Target="people.xml" Id="R35fd4989b65a498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0CDCFA3E41294999B5F3C03195C617" ma:contentTypeVersion="19" ma:contentTypeDescription="Create a new document." ma:contentTypeScope="" ma:versionID="240950b96be1b454ef0473360e87baef">
  <xsd:schema xmlns:xsd="http://www.w3.org/2001/XMLSchema" xmlns:xs="http://www.w3.org/2001/XMLSchema" xmlns:p="http://schemas.microsoft.com/office/2006/metadata/properties" xmlns:ns2="49c335be-222f-459e-b28f-69a0482c8813" xmlns:ns3="0eb3742e-92fd-4af5-94c0-5ab8f5881fd6" xmlns:ns4="http://schemas.microsoft.com/sharepoint/v4" xmlns:ns5="99345e40-2e82-43cb-90c0-956846502a4d" targetNamespace="http://schemas.microsoft.com/office/2006/metadata/properties" ma:root="true" ma:fieldsID="73c258dae4621999656223a77be32f55" ns2:_="" ns3:_="" ns4:_="" ns5:_="">
    <xsd:import namespace="49c335be-222f-459e-b28f-69a0482c8813"/>
    <xsd:import namespace="0eb3742e-92fd-4af5-94c0-5ab8f5881fd6"/>
    <xsd:import namespace="http://schemas.microsoft.com/sharepoint/v4"/>
    <xsd:import namespace="99345e40-2e82-43cb-90c0-956846502a4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IconOverlay" minOccurs="0"/>
                <xsd:element ref="ns2:MediaServiceLocation"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ServiceObjectDetectorVersions" minOccurs="0"/>
                <xsd:element ref="ns2:MediaServiceSearchProperties" minOccurs="0"/>
                <xsd:element ref="ns2: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335be-222f-459e-b28f-69a0482c881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eb3742e-92fd-4af5-94c0-5ab8f5881fd6"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4"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345e40-2e82-43cb-90c0-956846502a4d"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d34fb207-2895-4139-8a9d-dfbb28d79321}" ma:internalName="TaxCatchAll" ma:showField="CatchAllData" ma:web="99345e40-2e82-43cb-90c0-956846502a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lcf76f155ced4ddcb4097134ff3c332f xmlns="49c335be-222f-459e-b28f-69a0482c8813">
      <Terms xmlns="http://schemas.microsoft.com/office/infopath/2007/PartnerControls"/>
    </lcf76f155ced4ddcb4097134ff3c332f>
    <TaxCatchAll xmlns="99345e40-2e82-43cb-90c0-956846502a4d" xsi:nil="true"/>
  </documentManagement>
</p:properties>
</file>

<file path=customXml/itemProps1.xml><?xml version="1.0" encoding="utf-8"?>
<ds:datastoreItem xmlns:ds="http://schemas.openxmlformats.org/officeDocument/2006/customXml" ds:itemID="{46970560-7C7A-45C1-9650-0524F67DBA87}"/>
</file>

<file path=customXml/itemProps2.xml><?xml version="1.0" encoding="utf-8"?>
<ds:datastoreItem xmlns:ds="http://schemas.openxmlformats.org/officeDocument/2006/customXml" ds:itemID="{410D42B7-E204-4A4A-8E51-A407C6CBFE2D}">
  <ds:schemaRefs>
    <ds:schemaRef ds:uri="http://schemas.microsoft.com/sharepoint/v3/contenttype/forms"/>
  </ds:schemaRefs>
</ds:datastoreItem>
</file>

<file path=customXml/itemProps3.xml><?xml version="1.0" encoding="utf-8"?>
<ds:datastoreItem xmlns:ds="http://schemas.openxmlformats.org/officeDocument/2006/customXml" ds:itemID="{B7007AE0-F25C-4427-9079-D9BBBAF0D195}">
  <ds:schemaRefs>
    <ds:schemaRef ds:uri="http://schemas.microsoft.com/office/2006/metadata/properties"/>
    <ds:schemaRef ds:uri="http://schemas.microsoft.com/office/infopath/2007/PartnerControls"/>
    <ds:schemaRef ds:uri="http://schemas.microsoft.com/sharepoint/v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Phillips</dc:creator>
  <cp:keywords/>
  <dc:description/>
  <cp:lastModifiedBy>Athanasios Staikopoulos</cp:lastModifiedBy>
  <cp:revision>7</cp:revision>
  <dcterms:created xsi:type="dcterms:W3CDTF">2026-02-03T08:57:00Z</dcterms:created>
  <dcterms:modified xsi:type="dcterms:W3CDTF">2026-04-08T10:06:00Z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0x010100DC0CDCFA3E41294999B5F3C03195C617</vt:lpwstr>
  </property>
</Properties>
</file>