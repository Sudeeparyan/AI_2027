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53623" w:rsidR="00153623" w:rsidP="00153623" w:rsidRDefault="00153623" w14:paraId="72570774" w14:textId="77777777">
      <w:pPr>
        <w:keepNext/>
        <w:suppressAutoHyphens/>
        <w:spacing w:before="240" w:after="60" w:line="240" w:lineRule="auto"/>
        <w:ind w:left="1418" w:hanging="1418"/>
        <w:outlineLvl w:val="0"/>
        <w:rPr>
          <w:rFonts w:ascii="Calibri" w:hAnsi="Calibri" w:eastAsia="Times New Roman" w:cs="Arial"/>
          <w:b/>
          <w:bCs/>
          <w:color w:val="0070C0"/>
          <w:kern w:val="32"/>
          <w:sz w:val="32"/>
          <w:szCs w:val="32"/>
          <w:lang w:val="en-IE" w:eastAsia="ar-SA"/>
          <w14:ligatures w14:val="none"/>
        </w:rPr>
      </w:pPr>
      <w:bookmarkStart w:name="_Toc137583016" w:id="0"/>
      <w:bookmarkStart w:name="_Toc153450631" w:id="1"/>
      <w:r w:rsidRPr="00153623">
        <w:rPr>
          <w:rFonts w:ascii="Calibri" w:hAnsi="Calibri" w:eastAsia="Times New Roman" w:cs="Arial"/>
          <w:b/>
          <w:bCs/>
          <w:color w:val="0070C0"/>
          <w:kern w:val="32"/>
          <w:sz w:val="32"/>
          <w:szCs w:val="32"/>
          <w:lang w:val="en-IE" w:eastAsia="ar-SA"/>
          <w14:ligatures w14:val="none"/>
        </w:rPr>
        <w:t>Section 7: Module Descriptors</w:t>
      </w:r>
      <w:bookmarkEnd w:id="0"/>
      <w:bookmarkEnd w:id="1"/>
    </w:p>
    <w:p w:rsidRPr="00153623" w:rsidR="00153623" w:rsidP="00153623" w:rsidRDefault="00153623" w14:paraId="0FC5E361" w14:textId="77777777">
      <w:pPr>
        <w:suppressAutoHyphens/>
        <w:spacing w:after="120" w:line="240" w:lineRule="auto"/>
        <w:rPr>
          <w:rFonts w:ascii="Calibri" w:hAnsi="Calibri" w:eastAsia="Calibri" w:cs="Times New Roman"/>
          <w:b/>
          <w:bCs/>
          <w:i/>
          <w:iCs/>
          <w:color w:val="EE0000"/>
          <w:kern w:val="0"/>
          <w:szCs w:val="24"/>
          <w:lang w:val="en-IE"/>
          <w14:ligatures w14:val="none"/>
        </w:rPr>
      </w:pPr>
      <w:r w:rsidRPr="00153623">
        <w:rPr>
          <w:rFonts w:ascii="Calibri" w:hAnsi="Calibri" w:eastAsia="Calibri" w:cs="Times New Roman"/>
          <w:b/>
          <w:bCs/>
          <w:i/>
          <w:iCs/>
          <w:color w:val="EE0000"/>
          <w:kern w:val="0"/>
          <w:szCs w:val="24"/>
          <w:lang w:val="en-IE"/>
          <w14:ligatures w14:val="none"/>
        </w:rPr>
        <w:t>Throughout this section, where applicable, providers should identify the delivery modality or modalities selected for the programme(s) and describe any programme specific features or supporting infrastructure that support delivery via those modalities.</w:t>
      </w:r>
    </w:p>
    <w:tbl>
      <w:tblPr>
        <w:tblStyle w:val="TableGrid"/>
        <w:tblW w:w="9016" w:type="dxa"/>
        <w:tblInd w:w="0" w:type="dxa"/>
        <w:tblLayout w:type="fixed"/>
        <w:tblLook w:val="0480" w:firstRow="0" w:lastRow="0" w:firstColumn="1" w:lastColumn="0" w:noHBand="0" w:noVBand="1"/>
      </w:tblPr>
      <w:tblGrid>
        <w:gridCol w:w="1271"/>
        <w:gridCol w:w="425"/>
        <w:gridCol w:w="1701"/>
        <w:gridCol w:w="709"/>
        <w:gridCol w:w="992"/>
        <w:gridCol w:w="426"/>
        <w:gridCol w:w="425"/>
        <w:gridCol w:w="1134"/>
        <w:gridCol w:w="567"/>
        <w:gridCol w:w="850"/>
        <w:gridCol w:w="516"/>
      </w:tblGrid>
      <w:tr w:rsidRPr="00153623" w:rsidR="00153623" w:rsidTr="29A9F3FA" w14:paraId="5A8E9B40" w14:textId="77777777">
        <w:tc>
          <w:tcPr>
            <w:tcW w:w="9016" w:type="dxa"/>
            <w:gridSpan w:val="11"/>
            <w:shd w:val="clear" w:color="auto" w:fill="E7E6E6" w:themeFill="background2"/>
            <w:tcMar/>
          </w:tcPr>
          <w:p w:rsidRPr="00153623" w:rsidR="00153623" w:rsidP="00153623" w:rsidRDefault="00153623" w14:paraId="35B0CBFE" w14:textId="77777777">
            <w:pPr>
              <w:suppressLineNumbers/>
              <w:spacing w:before="120"/>
              <w:rPr>
                <w:rFonts w:cs="Tahoma"/>
                <w:iCs/>
                <w:szCs w:val="24"/>
                <w:lang w:eastAsia="ar-SA"/>
              </w:rPr>
            </w:pPr>
            <w:bookmarkStart w:name="_Toc137583017" w:id="2"/>
            <w:bookmarkStart w:name="_Toc153450632" w:id="3"/>
            <w:r w:rsidRPr="00153623">
              <w:rPr>
                <w:rFonts w:cs="Tahoma"/>
                <w:b/>
                <w:iCs/>
                <w:sz w:val="24"/>
                <w:szCs w:val="24"/>
                <w:lang w:eastAsia="ar-SA"/>
              </w:rPr>
              <w:t>7.1</w:t>
            </w:r>
            <w:r w:rsidRPr="00153623">
              <w:rPr>
                <w:rFonts w:cs="Tahoma"/>
                <w:b/>
                <w:iCs/>
                <w:sz w:val="24"/>
                <w:szCs w:val="24"/>
                <w:lang w:eastAsia="ar-SA"/>
              </w:rPr>
              <w:tab/>
            </w:r>
            <w:r w:rsidRPr="00153623">
              <w:rPr>
                <w:rFonts w:cs="Tahoma"/>
                <w:b/>
                <w:iCs/>
                <w:sz w:val="24"/>
                <w:szCs w:val="24"/>
                <w:lang w:eastAsia="ar-SA"/>
              </w:rPr>
              <w:t>Module Overview</w:t>
            </w:r>
            <w:bookmarkEnd w:id="2"/>
            <w:bookmarkEnd w:id="3"/>
            <w:r w:rsidRPr="00153623">
              <w:rPr>
                <w:rFonts w:cs="Tahoma"/>
                <w:iCs/>
                <w:szCs w:val="24"/>
                <w:lang w:eastAsia="ar-SA"/>
              </w:rPr>
              <w:t xml:space="preserve"> </w:t>
            </w:r>
            <w:r w:rsidRPr="00153623">
              <w:rPr>
                <w:i/>
                <w:iCs/>
                <w:sz w:val="18"/>
                <w:szCs w:val="18"/>
                <w:lang w:eastAsia="ar-SA"/>
              </w:rPr>
              <w:t>(copy and paste for other modules)</w:t>
            </w:r>
          </w:p>
        </w:tc>
      </w:tr>
      <w:tr w:rsidRPr="00153623" w:rsidR="00153623" w:rsidTr="29A9F3FA" w14:paraId="746F774F" w14:textId="77777777">
        <w:tc>
          <w:tcPr>
            <w:tcW w:w="1271" w:type="dxa"/>
            <w:shd w:val="clear" w:color="auto" w:fill="D9E2F3" w:themeFill="accent1" w:themeFillTint="33"/>
            <w:tcMar/>
          </w:tcPr>
          <w:p w:rsidRPr="00153623" w:rsidR="00153623" w:rsidP="00153623" w:rsidRDefault="00153623" w14:paraId="2BE6C722" w14:textId="77777777">
            <w:pPr>
              <w:rPr>
                <w:rFonts w:cstheme="minorHAnsi"/>
                <w:b/>
                <w:bCs/>
                <w:lang w:eastAsia="ar-SA"/>
              </w:rPr>
            </w:pPr>
            <w:r w:rsidRPr="00153623">
              <w:rPr>
                <w:rFonts w:cstheme="minorHAnsi"/>
                <w:b/>
                <w:bCs/>
                <w:lang w:eastAsia="ar-SA"/>
              </w:rPr>
              <w:t>Module Number</w:t>
            </w:r>
          </w:p>
        </w:tc>
        <w:tc>
          <w:tcPr>
            <w:tcW w:w="425" w:type="dxa"/>
            <w:tcMar/>
          </w:tcPr>
          <w:p w:rsidRPr="00153623" w:rsidR="00153623" w:rsidP="00153623" w:rsidRDefault="00153623" w14:paraId="4F7237DF" w14:textId="77777777">
            <w:pPr>
              <w:rPr>
                <w:rFonts w:cstheme="minorHAnsi"/>
                <w:lang w:eastAsia="ar-SA"/>
              </w:rPr>
            </w:pPr>
          </w:p>
        </w:tc>
        <w:tc>
          <w:tcPr>
            <w:tcW w:w="1701" w:type="dxa"/>
            <w:shd w:val="clear" w:color="auto" w:fill="D9E2F3" w:themeFill="accent1" w:themeFillTint="33"/>
            <w:tcMar/>
          </w:tcPr>
          <w:p w:rsidRPr="00153623" w:rsidR="00153623" w:rsidP="00153623" w:rsidRDefault="00153623" w14:paraId="6BD63BA7" w14:textId="77777777">
            <w:pPr>
              <w:rPr>
                <w:rFonts w:cstheme="minorHAnsi"/>
                <w:b/>
                <w:bCs/>
                <w:lang w:eastAsia="ar-SA"/>
              </w:rPr>
            </w:pPr>
            <w:r w:rsidRPr="00153623">
              <w:rPr>
                <w:rFonts w:cstheme="minorHAnsi"/>
                <w:b/>
                <w:bCs/>
                <w:lang w:eastAsia="ar-SA"/>
              </w:rPr>
              <w:t>Module Title</w:t>
            </w:r>
          </w:p>
        </w:tc>
        <w:tc>
          <w:tcPr>
            <w:tcW w:w="5619" w:type="dxa"/>
            <w:gridSpan w:val="8"/>
            <w:shd w:val="clear" w:color="auto" w:fill="FFFFFF" w:themeFill="background1"/>
            <w:tcMar/>
          </w:tcPr>
          <w:p w:rsidRPr="00153623" w:rsidR="00153623" w:rsidP="00153623" w:rsidRDefault="00FA3D6A" w14:paraId="14BB671D" w14:textId="42F2A100">
            <w:pPr>
              <w:rPr>
                <w:rFonts w:cstheme="minorHAnsi"/>
                <w:lang w:eastAsia="ar-SA"/>
              </w:rPr>
            </w:pPr>
            <w:r>
              <w:rPr>
                <w:rFonts w:asciiTheme="minorHAnsi" w:hAnsiTheme="minorHAnsi" w:cstheme="minorHAnsi"/>
              </w:rPr>
              <w:t>Generative AI</w:t>
            </w:r>
          </w:p>
        </w:tc>
      </w:tr>
      <w:tr w:rsidRPr="00153623" w:rsidR="00153623" w:rsidTr="29A9F3FA" w14:paraId="647E566C" w14:textId="77777777">
        <w:tc>
          <w:tcPr>
            <w:tcW w:w="3397" w:type="dxa"/>
            <w:gridSpan w:val="3"/>
            <w:shd w:val="clear" w:color="auto" w:fill="D9E2F3" w:themeFill="accent1" w:themeFillTint="33"/>
            <w:tcMar/>
          </w:tcPr>
          <w:p w:rsidRPr="00153623" w:rsidR="00153623" w:rsidP="00153623" w:rsidRDefault="00153623" w14:paraId="7340FF3E" w14:textId="77777777">
            <w:pPr>
              <w:spacing w:after="120"/>
              <w:rPr>
                <w:rFonts w:cstheme="minorHAnsi"/>
                <w:lang w:eastAsia="ar-SA"/>
              </w:rPr>
            </w:pPr>
            <w:r w:rsidRPr="00153623">
              <w:rPr>
                <w:rFonts w:cstheme="minorHAnsi"/>
                <w:b/>
                <w:bCs/>
                <w:lang w:eastAsia="ar-SA"/>
              </w:rPr>
              <w:t>Stage of Principal Programme</w:t>
            </w:r>
          </w:p>
        </w:tc>
        <w:tc>
          <w:tcPr>
            <w:tcW w:w="709" w:type="dxa"/>
            <w:shd w:val="clear" w:color="auto" w:fill="FFFFFF" w:themeFill="background1"/>
            <w:tcMar/>
          </w:tcPr>
          <w:p w:rsidRPr="00153623" w:rsidR="00153623" w:rsidP="00153623" w:rsidRDefault="00FA3D6A" w14:paraId="1F8CDCF2" w14:textId="40DDFF86">
            <w:pPr>
              <w:rPr>
                <w:rFonts w:cstheme="minorHAnsi"/>
                <w:b/>
                <w:bCs/>
                <w:lang w:eastAsia="ar-SA"/>
              </w:rPr>
            </w:pPr>
            <w:r>
              <w:rPr>
                <w:rFonts w:cstheme="minorHAnsi"/>
                <w:b/>
                <w:bCs/>
                <w:lang w:eastAsia="ar-SA"/>
              </w:rPr>
              <w:t>1</w:t>
            </w:r>
          </w:p>
        </w:tc>
        <w:tc>
          <w:tcPr>
            <w:tcW w:w="1418" w:type="dxa"/>
            <w:gridSpan w:val="2"/>
            <w:shd w:val="clear" w:color="auto" w:fill="D9E2F3" w:themeFill="accent1" w:themeFillTint="33"/>
            <w:tcMar/>
          </w:tcPr>
          <w:p w:rsidRPr="00153623" w:rsidR="00153623" w:rsidP="00153623" w:rsidRDefault="00153623" w14:paraId="7A04E748" w14:textId="77777777">
            <w:pPr>
              <w:rPr>
                <w:rFonts w:cstheme="minorHAnsi"/>
                <w:b/>
                <w:bCs/>
                <w:lang w:eastAsia="ar-SA"/>
              </w:rPr>
            </w:pPr>
            <w:r w:rsidRPr="00153623">
              <w:rPr>
                <w:rFonts w:cstheme="minorHAnsi"/>
                <w:b/>
                <w:bCs/>
                <w:lang w:eastAsia="ar-SA"/>
              </w:rPr>
              <w:t>Semester</w:t>
            </w:r>
          </w:p>
          <w:p w:rsidRPr="00153623" w:rsidR="00153623" w:rsidP="00153623" w:rsidRDefault="00153623" w14:paraId="2929BE47" w14:textId="77777777">
            <w:pPr>
              <w:rPr>
                <w:rFonts w:cstheme="minorHAnsi"/>
                <w:lang w:eastAsia="ar-SA"/>
              </w:rPr>
            </w:pPr>
            <w:r w:rsidRPr="00153623">
              <w:rPr>
                <w:rFonts w:cstheme="minorHAnsi"/>
                <w:i/>
                <w:iCs/>
                <w:sz w:val="18"/>
                <w:szCs w:val="18"/>
                <w:lang w:eastAsia="ar-SA"/>
              </w:rPr>
              <w:t>(if applicable)</w:t>
            </w:r>
          </w:p>
        </w:tc>
        <w:tc>
          <w:tcPr>
            <w:tcW w:w="425" w:type="dxa"/>
            <w:shd w:val="clear" w:color="auto" w:fill="FFFFFF" w:themeFill="background1"/>
            <w:tcMar/>
          </w:tcPr>
          <w:p w:rsidRPr="00153623" w:rsidR="00153623" w:rsidP="00153623" w:rsidRDefault="00FA3D6A" w14:paraId="41756CDB" w14:textId="1FA08F59">
            <w:pPr>
              <w:rPr>
                <w:rFonts w:cstheme="minorHAnsi"/>
                <w:b/>
                <w:bCs/>
                <w:lang w:eastAsia="ar-SA"/>
              </w:rPr>
            </w:pPr>
            <w:r>
              <w:rPr>
                <w:rFonts w:cstheme="minorHAnsi"/>
                <w:b/>
                <w:bCs/>
                <w:lang w:eastAsia="ar-SA"/>
              </w:rPr>
              <w:t>2</w:t>
            </w:r>
          </w:p>
        </w:tc>
        <w:tc>
          <w:tcPr>
            <w:tcW w:w="1134" w:type="dxa"/>
            <w:shd w:val="clear" w:color="auto" w:fill="D9E2F3" w:themeFill="accent1" w:themeFillTint="33"/>
            <w:tcMar/>
          </w:tcPr>
          <w:p w:rsidRPr="00153623" w:rsidR="00153623" w:rsidP="00153623" w:rsidRDefault="00153623" w14:paraId="50DDD6D6" w14:textId="77777777">
            <w:pPr>
              <w:rPr>
                <w:rFonts w:cstheme="minorHAnsi"/>
                <w:b/>
                <w:bCs/>
                <w:lang w:eastAsia="ar-SA"/>
              </w:rPr>
            </w:pPr>
            <w:r w:rsidRPr="00153623">
              <w:rPr>
                <w:rFonts w:cstheme="minorHAnsi"/>
                <w:b/>
                <w:bCs/>
                <w:lang w:eastAsia="ar-SA"/>
              </w:rPr>
              <w:t xml:space="preserve">Duration. </w:t>
            </w:r>
            <w:r w:rsidRPr="00153623">
              <w:rPr>
                <w:rFonts w:cstheme="minorHAnsi"/>
                <w:i/>
                <w:iCs/>
                <w:sz w:val="18"/>
                <w:szCs w:val="18"/>
                <w:lang w:eastAsia="ar-SA"/>
              </w:rPr>
              <w:t>(Weeks F/T)</w:t>
            </w:r>
          </w:p>
        </w:tc>
        <w:tc>
          <w:tcPr>
            <w:tcW w:w="567" w:type="dxa"/>
            <w:shd w:val="clear" w:color="auto" w:fill="FFFFFF" w:themeFill="background1"/>
            <w:tcMar/>
          </w:tcPr>
          <w:p w:rsidRPr="00153623" w:rsidR="00153623" w:rsidP="00153623" w:rsidRDefault="00FA3D6A" w14:paraId="6987C24E" w14:textId="63970078">
            <w:pPr>
              <w:spacing w:after="120"/>
              <w:rPr>
                <w:rFonts w:cstheme="minorHAnsi"/>
                <w:b/>
                <w:bCs/>
                <w:lang w:eastAsia="ar-SA"/>
              </w:rPr>
            </w:pPr>
            <w:r>
              <w:rPr>
                <w:rFonts w:cstheme="minorHAnsi"/>
                <w:b/>
                <w:bCs/>
                <w:lang w:eastAsia="ar-SA"/>
              </w:rPr>
              <w:t>12</w:t>
            </w:r>
          </w:p>
        </w:tc>
        <w:tc>
          <w:tcPr>
            <w:tcW w:w="850" w:type="dxa"/>
            <w:shd w:val="clear" w:color="auto" w:fill="D9E2F3" w:themeFill="accent1" w:themeFillTint="33"/>
            <w:tcMar/>
          </w:tcPr>
          <w:p w:rsidRPr="00153623" w:rsidR="00153623" w:rsidP="00153623" w:rsidRDefault="00153623" w14:paraId="18362020" w14:textId="77777777">
            <w:pPr>
              <w:spacing w:after="120"/>
              <w:rPr>
                <w:rFonts w:cstheme="minorHAnsi"/>
                <w:lang w:eastAsia="ar-SA"/>
              </w:rPr>
            </w:pPr>
            <w:r w:rsidRPr="00153623">
              <w:rPr>
                <w:rFonts w:cstheme="minorHAnsi"/>
                <w:b/>
                <w:bCs/>
                <w:lang w:eastAsia="ar-SA"/>
              </w:rPr>
              <w:t>ECTS</w:t>
            </w:r>
          </w:p>
        </w:tc>
        <w:tc>
          <w:tcPr>
            <w:tcW w:w="516" w:type="dxa"/>
            <w:shd w:val="clear" w:color="auto" w:fill="FFFFFF" w:themeFill="background1"/>
            <w:tcMar/>
          </w:tcPr>
          <w:p w:rsidRPr="00153623" w:rsidR="00153623" w:rsidP="00153623" w:rsidRDefault="00FA3D6A" w14:paraId="6F7B33C7" w14:textId="37DF3994">
            <w:pPr>
              <w:spacing w:after="120"/>
              <w:rPr>
                <w:rFonts w:cstheme="minorHAnsi"/>
                <w:lang w:eastAsia="ar-SA"/>
              </w:rPr>
            </w:pPr>
            <w:r>
              <w:rPr>
                <w:rFonts w:cstheme="minorHAnsi"/>
                <w:lang w:eastAsia="ar-SA"/>
              </w:rPr>
              <w:t>10</w:t>
            </w:r>
          </w:p>
        </w:tc>
      </w:tr>
      <w:tr w:rsidRPr="00153623" w:rsidR="00153623" w:rsidTr="29A9F3FA" w14:paraId="3255B521" w14:textId="77777777">
        <w:tc>
          <w:tcPr>
            <w:tcW w:w="1271" w:type="dxa"/>
            <w:shd w:val="clear" w:color="auto" w:fill="D9E2F3" w:themeFill="accent1" w:themeFillTint="33"/>
            <w:tcMar/>
          </w:tcPr>
          <w:p w:rsidRPr="00153623" w:rsidR="00153623" w:rsidP="00153623" w:rsidRDefault="00153623" w14:paraId="5DC65442" w14:textId="77777777">
            <w:pPr>
              <w:rPr>
                <w:rFonts w:cstheme="minorHAnsi"/>
                <w:lang w:eastAsia="ar-SA"/>
              </w:rPr>
            </w:pPr>
            <w:r w:rsidRPr="00153623">
              <w:rPr>
                <w:rFonts w:cstheme="minorHAnsi"/>
                <w:b/>
                <w:bCs/>
                <w:lang w:eastAsia="ar-SA"/>
              </w:rPr>
              <w:t>Mandatory / Elective (M/E)</w:t>
            </w:r>
          </w:p>
        </w:tc>
        <w:tc>
          <w:tcPr>
            <w:tcW w:w="425" w:type="dxa"/>
            <w:tcMar/>
          </w:tcPr>
          <w:p w:rsidRPr="00153623" w:rsidR="00153623" w:rsidP="00153623" w:rsidRDefault="00FA3D6A" w14:paraId="1C9B5ED1" w14:textId="6C37D4C0">
            <w:pPr>
              <w:rPr>
                <w:rFonts w:cstheme="minorHAnsi"/>
                <w:lang w:eastAsia="ar-SA"/>
              </w:rPr>
            </w:pPr>
            <w:r>
              <w:rPr>
                <w:rFonts w:cstheme="minorHAnsi"/>
                <w:lang w:eastAsia="ar-SA"/>
              </w:rPr>
              <w:t>M</w:t>
            </w:r>
          </w:p>
        </w:tc>
        <w:tc>
          <w:tcPr>
            <w:tcW w:w="1701" w:type="dxa"/>
            <w:shd w:val="clear" w:color="auto" w:fill="D9E2F3" w:themeFill="accent1" w:themeFillTint="33"/>
            <w:tcMar/>
          </w:tcPr>
          <w:p w:rsidRPr="00153623" w:rsidR="00153623" w:rsidP="00153623" w:rsidRDefault="00153623" w14:paraId="0F912E8D" w14:textId="77777777">
            <w:pPr>
              <w:rPr>
                <w:rFonts w:cstheme="minorHAnsi"/>
                <w:b/>
                <w:bCs/>
                <w:lang w:eastAsia="ar-SA"/>
              </w:rPr>
            </w:pPr>
            <w:r w:rsidRPr="00153623">
              <w:rPr>
                <w:rFonts w:cstheme="minorHAnsi"/>
                <w:b/>
                <w:bCs/>
                <w:lang w:eastAsia="ar-SA"/>
              </w:rPr>
              <w:t>Hours of Learner Effort / Week</w:t>
            </w:r>
            <w:r w:rsidRPr="00153623">
              <w:rPr>
                <w:rFonts w:eastAsia="Calibri" w:cstheme="minorHAnsi"/>
                <w:sz w:val="18"/>
                <w:szCs w:val="24"/>
                <w:vertAlign w:val="superscript"/>
                <w:lang w:eastAsia="ar-SA"/>
              </w:rPr>
              <w:footnoteReference w:id="1"/>
            </w:r>
          </w:p>
        </w:tc>
        <w:tc>
          <w:tcPr>
            <w:tcW w:w="709" w:type="dxa"/>
            <w:tcMar/>
          </w:tcPr>
          <w:p w:rsidRPr="00153623" w:rsidR="00153623" w:rsidP="00153623" w:rsidRDefault="00FA3D6A" w14:paraId="4FB39AA8" w14:textId="34E9B9FE">
            <w:pPr>
              <w:rPr>
                <w:rFonts w:cstheme="minorHAnsi"/>
                <w:b/>
                <w:bCs/>
                <w:lang w:eastAsia="ar-SA"/>
              </w:rPr>
            </w:pPr>
            <w:r>
              <w:rPr>
                <w:rFonts w:cstheme="minorHAnsi"/>
                <w:b/>
                <w:bCs/>
                <w:lang w:eastAsia="ar-SA"/>
              </w:rPr>
              <w:t>4</w:t>
            </w:r>
          </w:p>
        </w:tc>
        <w:tc>
          <w:tcPr>
            <w:tcW w:w="4910" w:type="dxa"/>
            <w:gridSpan w:val="7"/>
            <w:shd w:val="clear" w:color="auto" w:fill="D9E2F3" w:themeFill="accent1" w:themeFillTint="33"/>
            <w:tcMar/>
          </w:tcPr>
          <w:p w:rsidRPr="00153623" w:rsidR="00153623" w:rsidP="00153623" w:rsidRDefault="00153623" w14:paraId="38410B27" w14:textId="77777777">
            <w:pPr>
              <w:spacing w:after="120"/>
              <w:rPr>
                <w:rFonts w:cstheme="minorHAnsi"/>
                <w:lang w:eastAsia="ar-SA"/>
              </w:rPr>
            </w:pPr>
          </w:p>
        </w:tc>
      </w:tr>
      <w:tr w:rsidRPr="002E529C" w:rsidR="00153623" w:rsidTr="29A9F3FA" w14:paraId="6A69C16E" w14:textId="77777777">
        <w:tc>
          <w:tcPr>
            <w:tcW w:w="9016" w:type="dxa"/>
            <w:gridSpan w:val="11"/>
            <w:shd w:val="clear" w:color="auto" w:fill="E7E6E6" w:themeFill="background2"/>
            <w:tcMar/>
          </w:tcPr>
          <w:p w:rsidRPr="002E529C" w:rsidR="00153623" w:rsidP="002E529C" w:rsidRDefault="00153623" w14:paraId="1D12844A" w14:textId="77777777">
            <w:pPr>
              <w:spacing w:after="120"/>
              <w:jc w:val="center"/>
              <w:rPr>
                <w:rFonts w:cstheme="minorHAnsi"/>
                <w:b/>
                <w:bCs/>
                <w:lang w:eastAsia="ar-SA"/>
              </w:rPr>
            </w:pPr>
            <w:r w:rsidRPr="002E529C">
              <w:rPr>
                <w:rFonts w:cstheme="minorHAnsi"/>
                <w:b/>
                <w:bCs/>
                <w:lang w:eastAsia="ar-SA"/>
              </w:rPr>
              <w:t>Analysis of required hours of learning effort</w:t>
            </w:r>
          </w:p>
        </w:tc>
      </w:tr>
      <w:tr w:rsidRPr="002E529C" w:rsidR="00153623" w:rsidTr="29A9F3FA" w14:paraId="3587F9C1" w14:textId="77777777">
        <w:trPr>
          <w:trHeight w:val="458"/>
        </w:trPr>
        <w:tc>
          <w:tcPr>
            <w:tcW w:w="5098" w:type="dxa"/>
            <w:gridSpan w:val="5"/>
            <w:shd w:val="clear" w:color="auto" w:fill="D9E2F3" w:themeFill="accent1" w:themeFillTint="33"/>
            <w:tcMar/>
            <w:vAlign w:val="bottom"/>
          </w:tcPr>
          <w:p w:rsidRPr="002E529C" w:rsidR="00153623" w:rsidP="002E529C" w:rsidRDefault="00153623" w14:paraId="762E7BCA" w14:textId="77777777">
            <w:pPr>
              <w:spacing w:after="120"/>
              <w:rPr>
                <w:rFonts w:cstheme="minorHAnsi"/>
                <w:b/>
                <w:bCs/>
                <w:lang w:eastAsia="ar-SA"/>
              </w:rPr>
            </w:pPr>
            <w:r w:rsidRPr="002E529C">
              <w:rPr>
                <w:rFonts w:cstheme="minorHAnsi"/>
                <w:b/>
                <w:bCs/>
                <w:lang w:eastAsia="ar-SA"/>
              </w:rPr>
              <w:t>Teaching and Learning Modalities</w:t>
            </w:r>
          </w:p>
        </w:tc>
        <w:tc>
          <w:tcPr>
            <w:tcW w:w="1985" w:type="dxa"/>
            <w:gridSpan w:val="3"/>
            <w:shd w:val="clear" w:color="auto" w:fill="D9E2F3" w:themeFill="accent1" w:themeFillTint="33"/>
            <w:tcMar/>
            <w:vAlign w:val="bottom"/>
          </w:tcPr>
          <w:p w:rsidRPr="002E529C" w:rsidR="00153623" w:rsidP="002E529C" w:rsidRDefault="00153623" w14:paraId="704FE49F" w14:textId="77777777">
            <w:pPr>
              <w:rPr>
                <w:rFonts w:cstheme="minorHAnsi"/>
                <w:lang w:eastAsia="ar-SA"/>
              </w:rPr>
            </w:pPr>
            <w:r w:rsidRPr="002E529C">
              <w:rPr>
                <w:rFonts w:ascii="Segoe UI Symbol" w:hAnsi="Segoe UI Symbol" w:cs="Segoe UI Symbol"/>
                <w:szCs w:val="24"/>
                <w:lang w:eastAsia="ar-SA"/>
              </w:rPr>
              <w:t>✔</w:t>
            </w:r>
            <w:r w:rsidRPr="002E529C">
              <w:rPr>
                <w:rFonts w:eastAsia="Calibri" w:cstheme="minorHAnsi"/>
                <w:b/>
                <w:bCs/>
                <w:szCs w:val="24"/>
                <w:lang w:eastAsia="ar-SA"/>
              </w:rPr>
              <w:t>if relevant to this module</w:t>
            </w:r>
          </w:p>
        </w:tc>
        <w:tc>
          <w:tcPr>
            <w:tcW w:w="1933" w:type="dxa"/>
            <w:gridSpan w:val="3"/>
            <w:shd w:val="clear" w:color="auto" w:fill="D9E2F3" w:themeFill="accent1" w:themeFillTint="33"/>
            <w:tcMar/>
            <w:vAlign w:val="bottom"/>
          </w:tcPr>
          <w:p w:rsidRPr="002E529C" w:rsidR="00153623" w:rsidP="002E529C" w:rsidRDefault="00153623" w14:paraId="4402ABDC" w14:textId="77777777">
            <w:pPr>
              <w:rPr>
                <w:rFonts w:cstheme="minorHAnsi"/>
                <w:b/>
                <w:bCs/>
                <w:lang w:eastAsia="ar-SA"/>
              </w:rPr>
            </w:pPr>
            <w:r w:rsidRPr="002E529C">
              <w:rPr>
                <w:rFonts w:cstheme="minorHAnsi"/>
                <w:b/>
                <w:bCs/>
                <w:lang w:eastAsia="ar-SA"/>
              </w:rPr>
              <w:t>Approx. proportion of total (hours)</w:t>
            </w:r>
          </w:p>
        </w:tc>
      </w:tr>
      <w:tr w:rsidRPr="002E529C" w:rsidR="00153623" w:rsidTr="29A9F3FA" w14:paraId="5BCF2FDC" w14:textId="77777777">
        <w:tc>
          <w:tcPr>
            <w:tcW w:w="9016" w:type="dxa"/>
            <w:gridSpan w:val="11"/>
            <w:shd w:val="clear" w:color="auto" w:fill="F2F2F2" w:themeFill="background1" w:themeFillShade="F2"/>
            <w:tcMar/>
          </w:tcPr>
          <w:p w:rsidRPr="002E529C" w:rsidR="00153623" w:rsidP="002E529C" w:rsidRDefault="00153623" w14:paraId="3C852AFE" w14:textId="77777777">
            <w:pPr>
              <w:rPr>
                <w:rFonts w:cstheme="minorHAnsi"/>
                <w:b/>
                <w:bCs/>
                <w:lang w:eastAsia="ar-SA"/>
              </w:rPr>
            </w:pPr>
            <w:r w:rsidRPr="002E529C">
              <w:rPr>
                <w:rFonts w:cstheme="minorHAnsi"/>
                <w:b/>
                <w:bCs/>
                <w:lang w:eastAsia="ar-SA"/>
              </w:rPr>
              <w:t>Direct Contact Hours</w:t>
            </w:r>
          </w:p>
        </w:tc>
      </w:tr>
      <w:tr w:rsidRPr="002E529C" w:rsidR="00153623" w:rsidTr="29A9F3FA" w14:paraId="04C10DD4" w14:textId="77777777">
        <w:tc>
          <w:tcPr>
            <w:tcW w:w="5098" w:type="dxa"/>
            <w:gridSpan w:val="5"/>
            <w:tcMar/>
          </w:tcPr>
          <w:p w:rsidRPr="002E529C" w:rsidR="00153623" w:rsidP="002E529C" w:rsidRDefault="00153623" w14:paraId="366BDFBE" w14:textId="77777777">
            <w:pPr>
              <w:rPr>
                <w:rFonts w:cstheme="minorHAnsi"/>
                <w:lang w:eastAsia="ar-SA"/>
              </w:rPr>
            </w:pPr>
            <w:r w:rsidRPr="002E529C">
              <w:rPr>
                <w:rFonts w:cstheme="minorHAnsi"/>
                <w:lang w:eastAsia="ar-SA"/>
              </w:rPr>
              <w:t xml:space="preserve">On-site face-to-face </w:t>
            </w:r>
          </w:p>
        </w:tc>
        <w:tc>
          <w:tcPr>
            <w:tcW w:w="1985" w:type="dxa"/>
            <w:gridSpan w:val="3"/>
            <w:tcMar/>
          </w:tcPr>
          <w:p w:rsidRPr="002E529C" w:rsidR="00153623" w:rsidP="29A9F3FA" w:rsidRDefault="00FA3D6A" w14:paraId="6373472D" w14:textId="4A3463C8">
            <w:pPr>
              <w:rPr>
                <w:rFonts w:ascii="Segoe UI Symbol" w:hAnsi="Segoe UI Symbol" w:cs="Segoe UI Symbol"/>
                <w:i w:val="1"/>
                <w:iCs w:val="1"/>
                <w:lang w:eastAsia="ar-SA"/>
                <w:rPrChange w:author="Anna Phillips" w:date="2026-03-25T19:50:46.887Z" w:id="1431171830">
                  <w:rPr>
                    <w:rFonts w:cs="Calibri" w:cstheme="minorAscii"/>
                    <w:lang w:eastAsia="ar-SA"/>
                  </w:rPr>
                </w:rPrChange>
              </w:rPr>
            </w:pPr>
            <w:r w:rsidRPr="29A9F3FA" w:rsidR="00FA3D6A">
              <w:rPr>
                <w:rFonts w:ascii="Segoe UI Symbol" w:hAnsi="Segoe UI Symbol" w:cs="Segoe UI Symbol"/>
              </w:rPr>
              <w:t>✔</w:t>
            </w:r>
            <w:ins w:author="Anna Phillips" w:date="2026-03-25T19:50:55.206Z" w16du:dateUtc="2026-03-25T19:50:55.206Z" w:id="1213489534">
              <w:r w:rsidRPr="29A9F3FA" w:rsidR="34469C7B">
                <w:rPr>
                  <w:rFonts w:ascii="Segoe UI Symbol" w:hAnsi="Segoe UI Symbol" w:cs="Segoe UI Symbol"/>
                </w:rPr>
                <w:t xml:space="preserve"> </w:t>
              </w:r>
              <w:r w:rsidRPr="29A9F3FA" w:rsidR="34469C7B">
                <w:rPr>
                  <w:rFonts w:ascii="Calibri" w:hAnsi="Calibri" w:eastAsia="Calibri" w:cs="Calibri" w:asciiTheme="minorAscii" w:hAnsiTheme="minorAscii" w:eastAsiaTheme="minorAscii" w:cstheme="minorAscii"/>
                  <w:i w:val="1"/>
                  <w:iCs w:val="1"/>
                  <w:rPrChange w:author="Anna Phillips" w:date="2026-03-25T19:51:04.8Z" w16du:dateUtc="2026-03-25T19:51:04.8Z" w:id="1767981371">
                    <w:rPr>
                      <w:rFonts w:ascii="Segoe UI Symbol" w:hAnsi="Segoe UI Symbol" w:cs="Segoe UI Symbol"/>
                      <w:i w:val="1"/>
                      <w:iCs w:val="1"/>
                    </w:rPr>
                  </w:rPrChange>
                </w:rPr>
                <w:t>(Full Time Version)</w:t>
              </w:r>
            </w:ins>
          </w:p>
        </w:tc>
        <w:tc>
          <w:tcPr>
            <w:tcW w:w="1933" w:type="dxa"/>
            <w:gridSpan w:val="3"/>
            <w:tcMar/>
          </w:tcPr>
          <w:p w:rsidRPr="002E529C" w:rsidR="00153623" w:rsidP="002E529C" w:rsidRDefault="00153623" w14:paraId="587E6A4E" w14:textId="544B8AC6">
            <w:pPr>
              <w:spacing w:after="120"/>
              <w:rPr>
                <w:rFonts w:cstheme="minorHAnsi"/>
                <w:lang w:eastAsia="ar-SA"/>
              </w:rPr>
            </w:pPr>
            <w:r w:rsidRPr="002E529C">
              <w:rPr>
                <w:rFonts w:cstheme="minorHAnsi"/>
                <w:lang w:eastAsia="ar-SA"/>
              </w:rPr>
              <w:t xml:space="preserve"> </w:t>
            </w:r>
            <w:r w:rsidRPr="002E529C" w:rsidR="00FA3D6A">
              <w:rPr>
                <w:rFonts w:cstheme="minorHAnsi"/>
                <w:lang w:eastAsia="ar-SA"/>
              </w:rPr>
              <w:t>48</w:t>
            </w:r>
          </w:p>
        </w:tc>
      </w:tr>
      <w:tr w:rsidRPr="002E529C" w:rsidR="00153623" w:rsidTr="29A9F3FA" w14:paraId="13CABC6D" w14:textId="77777777">
        <w:tc>
          <w:tcPr>
            <w:tcW w:w="5098" w:type="dxa"/>
            <w:gridSpan w:val="5"/>
            <w:tcMar/>
          </w:tcPr>
          <w:p w:rsidRPr="002E529C" w:rsidR="00153623" w:rsidP="002E529C" w:rsidRDefault="00153623" w14:paraId="7D3C292C" w14:textId="77777777">
            <w:pPr>
              <w:spacing w:after="120"/>
              <w:rPr>
                <w:szCs w:val="24"/>
                <w:lang w:eastAsia="ar-SA"/>
              </w:rPr>
            </w:pPr>
            <w:r w:rsidRPr="002E529C">
              <w:rPr>
                <w:szCs w:val="24"/>
                <w:lang w:eastAsia="ar-SA"/>
              </w:rPr>
              <w:t>Synchronous online</w:t>
            </w:r>
          </w:p>
        </w:tc>
        <w:tc>
          <w:tcPr>
            <w:tcW w:w="1985" w:type="dxa"/>
            <w:gridSpan w:val="3"/>
            <w:tcMar/>
          </w:tcPr>
          <w:p w:rsidRPr="002E529C" w:rsidR="00153623" w:rsidP="29A9F3FA" w:rsidRDefault="00153623" w14:paraId="08046ECE" w14:textId="11B9A189">
            <w:pPr>
              <w:rPr>
                <w:rFonts w:ascii="Segoe UI Symbol" w:hAnsi="Segoe UI Symbol" w:cs="Segoe UI Symbol"/>
                <w:i w:val="1"/>
                <w:iCs w:val="1"/>
                <w:lang w:eastAsia="ar-SA"/>
              </w:rPr>
            </w:pPr>
            <w:ins w:author="Anna Phillips" w:date="2026-03-25T19:52:17.478Z" w16du:dateUtc="2026-03-25T19:52:17.478Z" w:id="1416894046">
              <w:r w:rsidRPr="29A9F3FA" w:rsidR="19927DAA">
                <w:rPr>
                  <w:rFonts w:ascii="Segoe UI Symbol" w:hAnsi="Segoe UI Symbol" w:cs="Segoe UI Symbol"/>
                </w:rPr>
                <w:t xml:space="preserve">✔ </w:t>
              </w:r>
              <w:r w:rsidRPr="29A9F3FA" w:rsidR="19927DAA">
                <w:rPr>
                  <w:rFonts w:ascii="Calibri" w:hAnsi="Calibri" w:eastAsia="Calibri" w:cs="Calibri" w:asciiTheme="minorAscii" w:hAnsiTheme="minorAscii" w:eastAsiaTheme="minorAscii" w:cstheme="minorAscii"/>
                  <w:i w:val="1"/>
                  <w:iCs w:val="1"/>
                </w:rPr>
                <w:t>(Part Time Version)</w:t>
              </w:r>
            </w:ins>
          </w:p>
        </w:tc>
        <w:tc>
          <w:tcPr>
            <w:tcW w:w="1933" w:type="dxa"/>
            <w:gridSpan w:val="3"/>
            <w:tcMar/>
          </w:tcPr>
          <w:p w:rsidRPr="002E529C" w:rsidR="00153623" w:rsidP="29A9F3FA" w:rsidRDefault="00153623" w14:paraId="2D1B8504" w14:textId="06143D60">
            <w:pPr>
              <w:rPr>
                <w:rFonts w:cs="Calibri" w:cstheme="minorAscii"/>
                <w:lang w:eastAsia="ar-SA"/>
              </w:rPr>
            </w:pPr>
            <w:ins w:author="Anna Phillips" w:date="2026-03-25T19:52:47.003Z" w16du:dateUtc="2026-03-25T19:52:47.003Z" w:id="1810284741">
              <w:r w:rsidRPr="29A9F3FA" w:rsidR="19927DAA">
                <w:rPr>
                  <w:rFonts w:cs="Calibri" w:cstheme="minorAscii"/>
                  <w:lang w:eastAsia="ar-SA"/>
                </w:rPr>
                <w:t>24</w:t>
              </w:r>
            </w:ins>
          </w:p>
        </w:tc>
      </w:tr>
      <w:tr w:rsidRPr="002E529C" w:rsidR="00153623" w:rsidTr="29A9F3FA" w14:paraId="5CC0672F" w14:textId="77777777">
        <w:tc>
          <w:tcPr>
            <w:tcW w:w="5098" w:type="dxa"/>
            <w:gridSpan w:val="5"/>
            <w:shd w:val="clear" w:color="auto" w:fill="FFFFFF" w:themeFill="background1"/>
            <w:tcMar/>
          </w:tcPr>
          <w:p w:rsidRPr="002E529C" w:rsidR="00153623" w:rsidP="002E529C" w:rsidRDefault="00153623" w14:paraId="63AB707F" w14:textId="77777777">
            <w:pPr>
              <w:rPr>
                <w:szCs w:val="24"/>
                <w:lang w:eastAsia="ar-SA"/>
              </w:rPr>
            </w:pPr>
            <w:r w:rsidRPr="002E529C">
              <w:rPr>
                <w:szCs w:val="24"/>
                <w:lang w:eastAsia="ar-SA"/>
              </w:rPr>
              <w:t>Synchronous blended</w:t>
            </w:r>
          </w:p>
        </w:tc>
        <w:tc>
          <w:tcPr>
            <w:tcW w:w="1985" w:type="dxa"/>
            <w:gridSpan w:val="3"/>
            <w:shd w:val="clear" w:color="auto" w:fill="FFFFFF" w:themeFill="background1"/>
            <w:tcMar/>
          </w:tcPr>
          <w:p w:rsidRPr="002E529C" w:rsidR="00153623" w:rsidP="002E529C" w:rsidRDefault="00153623" w14:paraId="43079C3E" w14:textId="77777777">
            <w:pPr>
              <w:rPr>
                <w:szCs w:val="24"/>
                <w:lang w:eastAsia="ar-SA"/>
              </w:rPr>
            </w:pPr>
          </w:p>
        </w:tc>
        <w:tc>
          <w:tcPr>
            <w:tcW w:w="1933" w:type="dxa"/>
            <w:gridSpan w:val="3"/>
            <w:shd w:val="clear" w:color="auto" w:fill="FFFFFF" w:themeFill="background1"/>
            <w:tcMar/>
          </w:tcPr>
          <w:p w:rsidRPr="002E529C" w:rsidR="00153623" w:rsidP="002E529C" w:rsidRDefault="00153623" w14:paraId="1601C3C7" w14:textId="77777777">
            <w:pPr>
              <w:rPr>
                <w:szCs w:val="24"/>
                <w:lang w:eastAsia="ar-SA"/>
              </w:rPr>
            </w:pPr>
          </w:p>
        </w:tc>
      </w:tr>
      <w:tr w:rsidRPr="002E529C" w:rsidR="00153623" w:rsidTr="29A9F3FA" w14:paraId="1D91535B" w14:textId="77777777">
        <w:trPr>
          <w:trHeight w:val="300"/>
        </w:trPr>
        <w:tc>
          <w:tcPr>
            <w:tcW w:w="9016" w:type="dxa"/>
            <w:gridSpan w:val="11"/>
            <w:shd w:val="clear" w:color="auto" w:fill="F2F2F2" w:themeFill="background1" w:themeFillShade="F2"/>
            <w:tcMar/>
          </w:tcPr>
          <w:p w:rsidRPr="002E529C" w:rsidR="00153623" w:rsidP="002E529C" w:rsidRDefault="00153623" w14:paraId="5C435143" w14:textId="77777777">
            <w:pPr>
              <w:rPr>
                <w:b/>
                <w:bCs/>
                <w:szCs w:val="24"/>
                <w:lang w:eastAsia="ar-SA"/>
              </w:rPr>
            </w:pPr>
            <w:r w:rsidRPr="002E529C">
              <w:rPr>
                <w:b/>
                <w:bCs/>
                <w:szCs w:val="24"/>
                <w:lang w:eastAsia="ar-SA"/>
              </w:rPr>
              <w:t>Indirect/Non-contact Hours</w:t>
            </w:r>
          </w:p>
        </w:tc>
      </w:tr>
      <w:tr w:rsidRPr="002E529C" w:rsidR="00153623" w:rsidTr="29A9F3FA" w14:paraId="089F3CB3" w14:textId="77777777">
        <w:tc>
          <w:tcPr>
            <w:tcW w:w="5098" w:type="dxa"/>
            <w:gridSpan w:val="5"/>
            <w:tcMar/>
          </w:tcPr>
          <w:p w:rsidRPr="002E529C" w:rsidR="00153623" w:rsidP="002E529C" w:rsidRDefault="00153623" w14:paraId="6B377FA1" w14:textId="77777777">
            <w:pPr>
              <w:spacing w:after="120"/>
              <w:rPr>
                <w:rFonts w:cstheme="minorHAnsi"/>
                <w:lang w:eastAsia="ar-SA"/>
              </w:rPr>
            </w:pPr>
            <w:r w:rsidRPr="002E529C">
              <w:rPr>
                <w:rFonts w:cstheme="minorHAnsi"/>
                <w:lang w:eastAsia="ar-SA"/>
              </w:rPr>
              <w:t xml:space="preserve">Asynchronous </w:t>
            </w:r>
          </w:p>
        </w:tc>
        <w:tc>
          <w:tcPr>
            <w:tcW w:w="1985" w:type="dxa"/>
            <w:gridSpan w:val="3"/>
            <w:tcMar/>
          </w:tcPr>
          <w:p w:rsidRPr="002E529C" w:rsidR="00153623" w:rsidP="29A9F3FA" w:rsidRDefault="00153623" w14:paraId="4B283ED2" w14:textId="7A033A94">
            <w:pPr>
              <w:rPr>
                <w:rFonts w:ascii="Segoe UI Symbol" w:hAnsi="Segoe UI Symbol" w:cs="Segoe UI Symbol"/>
                <w:i w:val="1"/>
                <w:iCs w:val="1"/>
                <w:lang w:eastAsia="ar-SA"/>
              </w:rPr>
            </w:pPr>
            <w:ins w:author="Anna Phillips" w:date="2026-03-25T19:52:55.04Z" w16du:dateUtc="2026-03-25T19:52:55.04Z" w:id="210070062">
              <w:r w:rsidRPr="29A9F3FA" w:rsidR="0B846133">
                <w:rPr>
                  <w:rFonts w:ascii="Segoe UI Symbol" w:hAnsi="Segoe UI Symbol" w:cs="Segoe UI Symbol"/>
                </w:rPr>
                <w:t xml:space="preserve">✔ </w:t>
              </w:r>
              <w:r w:rsidRPr="29A9F3FA" w:rsidR="0B846133">
                <w:rPr>
                  <w:rFonts w:ascii="Calibri" w:hAnsi="Calibri" w:eastAsia="Calibri" w:cs="Calibri" w:asciiTheme="minorAscii" w:hAnsiTheme="minorAscii" w:eastAsiaTheme="minorAscii" w:cstheme="minorAscii"/>
                  <w:i w:val="1"/>
                  <w:iCs w:val="1"/>
                </w:rPr>
                <w:t>(Part Time Version)</w:t>
              </w:r>
            </w:ins>
          </w:p>
        </w:tc>
        <w:tc>
          <w:tcPr>
            <w:tcW w:w="1933" w:type="dxa"/>
            <w:gridSpan w:val="3"/>
            <w:tcMar/>
          </w:tcPr>
          <w:p w:rsidRPr="002E529C" w:rsidR="00153623" w:rsidP="29A9F3FA" w:rsidRDefault="00153623" w14:paraId="61FED787" w14:textId="1324DE53">
            <w:pPr>
              <w:spacing w:after="120"/>
              <w:rPr>
                <w:rFonts w:cs="Calibri" w:cstheme="minorAscii"/>
                <w:lang w:eastAsia="ar-SA"/>
              </w:rPr>
            </w:pPr>
            <w:ins w:author="Anna Phillips" w:date="2026-03-25T19:52:49.424Z" w16du:dateUtc="2026-03-25T19:52:49.424Z" w:id="416076202">
              <w:r w:rsidRPr="29A9F3FA" w:rsidR="0B846133">
                <w:rPr>
                  <w:rFonts w:cs="Calibri" w:cstheme="minorAscii"/>
                  <w:lang w:eastAsia="ar-SA"/>
                </w:rPr>
                <w:t>24</w:t>
              </w:r>
            </w:ins>
          </w:p>
        </w:tc>
      </w:tr>
      <w:tr w:rsidRPr="002E529C" w:rsidR="00153623" w:rsidTr="29A9F3FA" w14:paraId="413E3061" w14:textId="77777777">
        <w:trPr>
          <w:trHeight w:val="300"/>
        </w:trPr>
        <w:tc>
          <w:tcPr>
            <w:tcW w:w="5098" w:type="dxa"/>
            <w:gridSpan w:val="5"/>
            <w:tcMar/>
          </w:tcPr>
          <w:p w:rsidRPr="002E529C" w:rsidR="00153623" w:rsidP="002E529C" w:rsidRDefault="00153623" w14:paraId="5FE84CA8" w14:textId="77777777">
            <w:pPr>
              <w:rPr>
                <w:szCs w:val="24"/>
                <w:lang w:eastAsia="ar-SA"/>
              </w:rPr>
            </w:pPr>
            <w:r w:rsidRPr="002E529C">
              <w:rPr>
                <w:szCs w:val="24"/>
                <w:lang w:eastAsia="ar-SA"/>
              </w:rPr>
              <w:t xml:space="preserve">Independent Learning </w:t>
            </w:r>
          </w:p>
        </w:tc>
        <w:tc>
          <w:tcPr>
            <w:tcW w:w="1985" w:type="dxa"/>
            <w:gridSpan w:val="3"/>
            <w:tcMar/>
          </w:tcPr>
          <w:p w:rsidRPr="002E529C" w:rsidR="00153623" w:rsidP="002E529C" w:rsidRDefault="00153623" w14:paraId="6DD1BA9F" w14:textId="77777777">
            <w:pPr>
              <w:rPr>
                <w:szCs w:val="24"/>
                <w:lang w:eastAsia="ar-SA"/>
              </w:rPr>
            </w:pPr>
          </w:p>
        </w:tc>
        <w:tc>
          <w:tcPr>
            <w:tcW w:w="1933" w:type="dxa"/>
            <w:gridSpan w:val="3"/>
            <w:tcMar/>
          </w:tcPr>
          <w:p w:rsidRPr="002E529C" w:rsidR="00153623" w:rsidP="002E529C" w:rsidRDefault="00153623" w14:paraId="21F14DB0" w14:textId="77777777">
            <w:pPr>
              <w:rPr>
                <w:szCs w:val="24"/>
                <w:lang w:eastAsia="ar-SA"/>
              </w:rPr>
            </w:pPr>
          </w:p>
        </w:tc>
      </w:tr>
      <w:tr w:rsidRPr="002E529C" w:rsidR="00153623" w:rsidTr="29A9F3FA" w14:paraId="7ACEE85A" w14:textId="77777777">
        <w:tc>
          <w:tcPr>
            <w:tcW w:w="5098" w:type="dxa"/>
            <w:gridSpan w:val="5"/>
            <w:tcMar/>
          </w:tcPr>
          <w:p w:rsidRPr="002E529C" w:rsidR="00153623" w:rsidP="002E529C" w:rsidRDefault="00153623" w14:paraId="09D2D21B" w14:textId="77777777">
            <w:pPr>
              <w:spacing w:after="120"/>
              <w:rPr>
                <w:rFonts w:cstheme="minorHAnsi"/>
                <w:lang w:eastAsia="ar-SA"/>
              </w:rPr>
            </w:pPr>
            <w:r w:rsidRPr="002E529C">
              <w:rPr>
                <w:rFonts w:cstheme="minorHAnsi"/>
                <w:lang w:eastAsia="ar-SA"/>
              </w:rPr>
              <w:t>Work Based</w:t>
            </w:r>
          </w:p>
        </w:tc>
        <w:tc>
          <w:tcPr>
            <w:tcW w:w="1985" w:type="dxa"/>
            <w:gridSpan w:val="3"/>
            <w:tcMar/>
          </w:tcPr>
          <w:p w:rsidRPr="002E529C" w:rsidR="00153623" w:rsidP="002E529C" w:rsidRDefault="00153623" w14:paraId="77D3199E" w14:textId="77777777">
            <w:pPr>
              <w:rPr>
                <w:rFonts w:cstheme="minorHAnsi"/>
                <w:lang w:eastAsia="ar-SA"/>
              </w:rPr>
            </w:pPr>
          </w:p>
        </w:tc>
        <w:tc>
          <w:tcPr>
            <w:tcW w:w="1933" w:type="dxa"/>
            <w:gridSpan w:val="3"/>
            <w:tcMar/>
          </w:tcPr>
          <w:p w:rsidRPr="002E529C" w:rsidR="00153623" w:rsidP="002E529C" w:rsidRDefault="00153623" w14:paraId="788AAAFF" w14:textId="77777777">
            <w:pPr>
              <w:spacing w:after="120"/>
              <w:rPr>
                <w:rFonts w:cstheme="minorHAnsi"/>
                <w:lang w:eastAsia="ar-SA"/>
              </w:rPr>
            </w:pPr>
          </w:p>
        </w:tc>
      </w:tr>
      <w:tr w:rsidRPr="002E529C" w:rsidR="00153623" w:rsidTr="29A9F3FA" w14:paraId="17287C03" w14:textId="77777777">
        <w:tc>
          <w:tcPr>
            <w:tcW w:w="5098" w:type="dxa"/>
            <w:gridSpan w:val="5"/>
            <w:tcMar/>
          </w:tcPr>
          <w:p w:rsidRPr="002E529C" w:rsidR="00153623" w:rsidP="29A9F3FA" w:rsidRDefault="00153623" w14:paraId="6EB4BE4D" w14:textId="77777777">
            <w:pPr>
              <w:spacing w:after="120"/>
              <w:rPr>
                <w:rFonts w:cs="Calibri" w:cstheme="minorAscii"/>
                <w:lang w:eastAsia="ar-SA"/>
              </w:rPr>
            </w:pPr>
            <w:commentRangeStart w:id="864996467"/>
            <w:r w:rsidRPr="29A9F3FA" w:rsidR="00153623">
              <w:rPr>
                <w:rFonts w:cs="Calibri" w:cstheme="minorAscii"/>
                <w:lang w:eastAsia="ar-SA"/>
              </w:rPr>
              <w:t>Other (Identify)</w:t>
            </w:r>
          </w:p>
        </w:tc>
        <w:tc>
          <w:tcPr>
            <w:tcW w:w="1985" w:type="dxa"/>
            <w:gridSpan w:val="3"/>
            <w:tcMar/>
          </w:tcPr>
          <w:p w:rsidRPr="002E529C" w:rsidR="00153623" w:rsidP="29A9F3FA" w:rsidRDefault="00FA3D6A" w14:paraId="26F588AF" w14:textId="0AE0C6D6">
            <w:pPr>
              <w:rPr>
                <w:rFonts w:ascii="Segoe UI Symbol" w:hAnsi="Segoe UI Symbol" w:cs="Segoe UI Symbol"/>
                <w:i w:val="1"/>
                <w:iCs w:val="1"/>
                <w:lang w:eastAsia="ar-SA"/>
                <w:rPrChange w:author="Anna Phillips" w:date="2026-03-25T19:51:51.675Z" w:id="1803500693">
                  <w:rPr>
                    <w:rFonts w:cs="Calibri" w:cstheme="minorAscii"/>
                    <w:lang w:eastAsia="ar-SA"/>
                  </w:rPr>
                </w:rPrChange>
              </w:rPr>
            </w:pPr>
            <w:r w:rsidRPr="29A9F3FA" w:rsidR="00FA3D6A">
              <w:rPr>
                <w:rFonts w:ascii="Segoe UI Symbol" w:hAnsi="Segoe UI Symbol" w:cs="Segoe UI Symbol"/>
              </w:rPr>
              <w:t>✔</w:t>
            </w:r>
            <w:ins w:author="Anna Phillips" w:date="2026-03-25T19:51:59.892Z" w16du:dateUtc="2026-03-25T19:51:59.892Z" w:id="1314490504">
              <w:r w:rsidRPr="29A9F3FA" w:rsidR="71637AA5">
                <w:rPr>
                  <w:rFonts w:ascii="Segoe UI Symbol" w:hAnsi="Segoe UI Symbol" w:cs="Segoe UI Symbol"/>
                </w:rPr>
                <w:t xml:space="preserve"> </w:t>
              </w:r>
              <w:r w:rsidRPr="29A9F3FA" w:rsidR="71637AA5">
                <w:rPr>
                  <w:rFonts w:ascii="Calibri" w:hAnsi="Calibri" w:eastAsia="Calibri" w:cs="Calibri" w:asciiTheme="minorAscii" w:hAnsiTheme="minorAscii" w:eastAsiaTheme="minorAscii" w:cstheme="minorAscii"/>
                  <w:i w:val="1"/>
                  <w:iCs w:val="1"/>
                  <w:rPrChange w:author="Anna Phillips" w:date="2026-03-25T19:52:09.367Z" w16du:dateUtc="2026-03-25T19:52:09.367Z" w:id="1438944960">
                    <w:rPr>
                      <w:rFonts w:ascii="Segoe UI Symbol" w:hAnsi="Segoe UI Symbol" w:cs="Segoe UI Symbol"/>
                      <w:i w:val="1"/>
                      <w:iCs w:val="1"/>
                    </w:rPr>
                  </w:rPrChange>
                </w:rPr>
                <w:t>(Full and Part Time V</w:t>
              </w:r>
            </w:ins>
            <w:ins w:author="Anna Phillips" w:date="2026-03-25T19:52:01.893Z" w16du:dateUtc="2026-03-25T19:52:01.893Z" w:id="8031113">
              <w:r w:rsidRPr="29A9F3FA" w:rsidR="71637AA5">
                <w:rPr>
                  <w:rFonts w:ascii="Calibri" w:hAnsi="Calibri" w:eastAsia="Calibri" w:cs="Calibri" w:asciiTheme="minorAscii" w:hAnsiTheme="minorAscii" w:eastAsiaTheme="minorAscii" w:cstheme="minorAscii"/>
                  <w:i w:val="1"/>
                  <w:iCs w:val="1"/>
                  <w:rPrChange w:author="Anna Phillips" w:date="2026-03-25T19:52:09.371Z" w16du:dateUtc="2026-03-25T19:52:09.371Z" w:id="142953350">
                    <w:rPr>
                      <w:rFonts w:ascii="Segoe UI Symbol" w:hAnsi="Segoe UI Symbol" w:cs="Segoe UI Symbol"/>
                      <w:i w:val="1"/>
                      <w:iCs w:val="1"/>
                    </w:rPr>
                  </w:rPrChange>
                </w:rPr>
                <w:t>ersions)</w:t>
              </w:r>
            </w:ins>
          </w:p>
        </w:tc>
        <w:tc>
          <w:tcPr>
            <w:tcW w:w="1933" w:type="dxa"/>
            <w:gridSpan w:val="3"/>
            <w:tcMar/>
          </w:tcPr>
          <w:p w:rsidRPr="002E529C" w:rsidR="00153623" w:rsidP="29A9F3FA" w:rsidRDefault="00FA3D6A" w14:paraId="34896D07" w14:textId="12C35A87">
            <w:pPr>
              <w:rPr>
                <w:rFonts w:cs="Calibri" w:cstheme="minorAscii"/>
                <w:lang w:eastAsia="ar-SA"/>
              </w:rPr>
            </w:pPr>
            <w:r w:rsidRPr="29A9F3FA" w:rsidR="00FA3D6A">
              <w:rPr>
                <w:rFonts w:cs="Calibri" w:cstheme="minorAscii"/>
                <w:lang w:eastAsia="ar-SA"/>
              </w:rPr>
              <w:t>202</w:t>
            </w:r>
            <w:commentRangeEnd w:id="864996467"/>
            <w:r>
              <w:rPr>
                <w:rStyle w:val="CommentReference"/>
              </w:rPr>
              <w:commentReference w:id="864996467"/>
            </w:r>
          </w:p>
        </w:tc>
      </w:tr>
      <w:tr w:rsidRPr="002E529C" w:rsidR="00153623" w:rsidTr="29A9F3FA" w14:paraId="6ED82F63" w14:textId="77777777">
        <w:trPr>
          <w:trHeight w:val="319"/>
        </w:trPr>
        <w:tc>
          <w:tcPr>
            <w:tcW w:w="7083" w:type="dxa"/>
            <w:gridSpan w:val="8"/>
            <w:shd w:val="clear" w:color="auto" w:fill="F2F2F2" w:themeFill="background1" w:themeFillShade="F2"/>
            <w:tcMar/>
          </w:tcPr>
          <w:p w:rsidRPr="002E529C" w:rsidR="00153623" w:rsidP="002E529C" w:rsidRDefault="00153623" w14:paraId="072A4A19" w14:textId="77777777">
            <w:pPr>
              <w:rPr>
                <w:rFonts w:cstheme="minorHAnsi"/>
                <w:lang w:eastAsia="ar-SA"/>
              </w:rPr>
            </w:pPr>
            <w:r w:rsidRPr="002E529C">
              <w:rPr>
                <w:rFonts w:cstheme="minorHAnsi"/>
                <w:b/>
                <w:bCs/>
                <w:lang w:eastAsia="ar-SA"/>
              </w:rPr>
              <w:t>Total</w:t>
            </w:r>
          </w:p>
        </w:tc>
        <w:tc>
          <w:tcPr>
            <w:tcW w:w="1933" w:type="dxa"/>
            <w:gridSpan w:val="3"/>
            <w:tcMar/>
          </w:tcPr>
          <w:p w:rsidRPr="002E529C" w:rsidR="00153623" w:rsidP="002E529C" w:rsidRDefault="00FA3D6A" w14:paraId="7C694DBC" w14:textId="2AC66F0E">
            <w:pPr>
              <w:rPr>
                <w:rFonts w:cstheme="minorHAnsi"/>
                <w:lang w:eastAsia="ar-SA"/>
              </w:rPr>
            </w:pPr>
            <w:r w:rsidRPr="002E529C">
              <w:rPr>
                <w:rFonts w:cstheme="minorHAnsi"/>
                <w:lang w:eastAsia="ar-SA"/>
              </w:rPr>
              <w:t>250</w:t>
            </w:r>
          </w:p>
        </w:tc>
      </w:tr>
    </w:tbl>
    <w:p w:rsidRPr="002E529C" w:rsidR="00FA3D6A" w:rsidP="002E529C" w:rsidRDefault="00FA3D6A" w14:paraId="7513ECFB" w14:textId="17667ACD">
      <w:pPr>
        <w:rPr>
          <w:del w:author="Anna Phillips" w:date="2026-03-25T19:53:02.081Z" w16du:dateUtc="2026-03-25T19:53:02.081Z" w:id="257521344"/>
        </w:rPr>
      </w:pPr>
      <w:del w:author="Anna Phillips" w:date="2026-03-25T19:53:02.081Z" w16du:dateUtc="2026-03-25T19:53:02.081Z" w:id="1068626168">
        <w:r w:rsidRPr="29A9F3FA" w:rsidDel="00FA3D6A">
          <w:rPr>
            <w:b w:val="1"/>
            <w:bCs w:val="1"/>
          </w:rPr>
          <w:delText>Note:</w:delText>
        </w:r>
        <w:r w:rsidDel="00FA3D6A">
          <w:delText xml:space="preserve"> * The hours outlined in the table above represent the base mode of full-time on campus delivery. This programme will also be available through part-time online delivery. Variations to the required hours of learning effort for this delivery mode are available in the Programme Schedule. </w:delText>
        </w:r>
      </w:del>
    </w:p>
    <w:tbl>
      <w:tblPr>
        <w:tblStyle w:val="TableGrid"/>
        <w:tblW w:w="9016" w:type="dxa"/>
        <w:tblInd w:w="0" w:type="dxa"/>
        <w:tblLayout w:type="fixed"/>
        <w:tblLook w:val="04A0" w:firstRow="1" w:lastRow="0" w:firstColumn="1" w:lastColumn="0" w:noHBand="0" w:noVBand="1"/>
      </w:tblPr>
      <w:tblGrid>
        <w:gridCol w:w="2063"/>
        <w:gridCol w:w="3035"/>
        <w:gridCol w:w="1843"/>
        <w:gridCol w:w="2075"/>
      </w:tblGrid>
      <w:tr w:rsidRPr="002E529C" w:rsidR="00153623" w:rsidTr="29A9F3FA" w14:paraId="626612DE" w14:textId="77777777">
        <w:tc>
          <w:tcPr>
            <w:tcW w:w="5098" w:type="dxa"/>
            <w:gridSpan w:val="2"/>
            <w:shd w:val="clear" w:color="auto" w:fill="D9E2F3" w:themeFill="accent1" w:themeFillTint="33"/>
            <w:tcMar/>
          </w:tcPr>
          <w:p w:rsidRPr="002E529C" w:rsidR="00153623" w:rsidP="002E529C" w:rsidRDefault="00153623" w14:paraId="480AF7E3" w14:textId="77777777">
            <w:pPr>
              <w:spacing w:after="120"/>
              <w:rPr>
                <w:rFonts w:cstheme="minorHAnsi"/>
                <w:b/>
                <w:bCs/>
                <w:lang w:eastAsia="ar-SA"/>
              </w:rPr>
            </w:pPr>
            <w:r w:rsidRPr="002E529C">
              <w:rPr>
                <w:rFonts w:cstheme="minorHAnsi"/>
                <w:b/>
                <w:bCs/>
                <w:lang w:eastAsia="ar-SA"/>
              </w:rPr>
              <w:t>Pre-Requisite Module, if any.  Module Number and Title</w:t>
            </w:r>
          </w:p>
        </w:tc>
        <w:tc>
          <w:tcPr>
            <w:tcW w:w="3918" w:type="dxa"/>
            <w:gridSpan w:val="2"/>
            <w:tcMar/>
          </w:tcPr>
          <w:p w:rsidRPr="002E529C" w:rsidR="00153623" w:rsidP="002E529C" w:rsidRDefault="002E529C" w14:paraId="67D49BB3" w14:textId="23655811">
            <w:pPr>
              <w:rPr>
                <w:rFonts w:cstheme="minorHAnsi"/>
                <w:lang w:eastAsia="ar-SA"/>
              </w:rPr>
            </w:pPr>
            <w:r w:rsidRPr="002E529C">
              <w:rPr>
                <w:rFonts w:cstheme="minorHAnsi"/>
                <w:lang w:eastAsia="ar-SA"/>
              </w:rPr>
              <w:t>No</w:t>
            </w:r>
          </w:p>
        </w:tc>
      </w:tr>
      <w:tr w:rsidRPr="002E529C" w:rsidR="00153623" w:rsidTr="29A9F3FA" w14:paraId="636EC52F" w14:textId="77777777">
        <w:tc>
          <w:tcPr>
            <w:tcW w:w="5098" w:type="dxa"/>
            <w:gridSpan w:val="2"/>
            <w:shd w:val="clear" w:color="auto" w:fill="D9E2F3" w:themeFill="accent1" w:themeFillTint="33"/>
            <w:tcMar/>
          </w:tcPr>
          <w:p w:rsidRPr="002E529C" w:rsidR="00153623" w:rsidP="002E529C" w:rsidRDefault="00153623" w14:paraId="00EEBD9F" w14:textId="77777777">
            <w:pPr>
              <w:spacing w:after="120"/>
              <w:rPr>
                <w:rFonts w:cstheme="minorHAnsi"/>
                <w:b/>
                <w:bCs/>
                <w:lang w:eastAsia="ar-SA"/>
              </w:rPr>
            </w:pPr>
            <w:r w:rsidRPr="002E529C">
              <w:rPr>
                <w:rFonts w:cstheme="minorHAnsi"/>
                <w:b/>
                <w:bCs/>
                <w:lang w:eastAsia="ar-SA"/>
              </w:rPr>
              <w:t>Co-Requisite Module, if any.  Module Number and Title</w:t>
            </w:r>
          </w:p>
        </w:tc>
        <w:tc>
          <w:tcPr>
            <w:tcW w:w="3918" w:type="dxa"/>
            <w:gridSpan w:val="2"/>
            <w:tcMar/>
          </w:tcPr>
          <w:p w:rsidRPr="002E529C" w:rsidR="00153623" w:rsidP="002E529C" w:rsidRDefault="002E529C" w14:paraId="61ED309C" w14:textId="7A45B44C">
            <w:pPr>
              <w:spacing w:after="120"/>
              <w:rPr>
                <w:rFonts w:cstheme="minorHAnsi"/>
                <w:lang w:eastAsia="ar-SA"/>
              </w:rPr>
            </w:pPr>
            <w:r w:rsidRPr="002E529C">
              <w:rPr>
                <w:rFonts w:cstheme="minorHAnsi"/>
                <w:lang w:eastAsia="ar-SA"/>
              </w:rPr>
              <w:t>No</w:t>
            </w:r>
          </w:p>
        </w:tc>
      </w:tr>
      <w:tr w:rsidRPr="002E529C" w:rsidR="00153623" w:rsidTr="29A9F3FA" w14:paraId="68BAB99D" w14:textId="77777777">
        <w:tc>
          <w:tcPr>
            <w:tcW w:w="5098" w:type="dxa"/>
            <w:gridSpan w:val="2"/>
            <w:shd w:val="clear" w:color="auto" w:fill="D9E2F3" w:themeFill="accent1" w:themeFillTint="33"/>
            <w:tcMar/>
          </w:tcPr>
          <w:p w:rsidRPr="002E529C" w:rsidR="00153623" w:rsidP="002E529C" w:rsidRDefault="00153623" w14:paraId="2B8F92B0" w14:textId="77777777">
            <w:pPr>
              <w:spacing w:after="120"/>
              <w:rPr>
                <w:rFonts w:cstheme="minorHAnsi"/>
                <w:b/>
                <w:bCs/>
                <w:lang w:eastAsia="ar-SA"/>
              </w:rPr>
            </w:pPr>
            <w:r w:rsidRPr="002E529C">
              <w:rPr>
                <w:rFonts w:cstheme="minorHAnsi"/>
                <w:b/>
                <w:bCs/>
                <w:lang w:eastAsia="ar-SA"/>
              </w:rPr>
              <w:t>Maximum number of learners per instance of the module</w:t>
            </w:r>
          </w:p>
        </w:tc>
        <w:tc>
          <w:tcPr>
            <w:tcW w:w="3918" w:type="dxa"/>
            <w:gridSpan w:val="2"/>
            <w:tcMar/>
          </w:tcPr>
          <w:p w:rsidRPr="002E529C" w:rsidR="00153623" w:rsidP="002E529C" w:rsidRDefault="00FA3D6A" w14:paraId="3DFB3205" w14:textId="7CC21E05">
            <w:pPr>
              <w:rPr>
                <w:rFonts w:cstheme="minorHAnsi"/>
                <w:lang w:eastAsia="ar-SA"/>
              </w:rPr>
            </w:pPr>
            <w:r w:rsidRPr="002E529C">
              <w:rPr>
                <w:rFonts w:cstheme="minorHAnsi"/>
                <w:lang w:eastAsia="ar-SA"/>
              </w:rPr>
              <w:t>70</w:t>
            </w:r>
          </w:p>
        </w:tc>
      </w:tr>
      <w:tr w:rsidRPr="002E529C" w:rsidR="00153623" w:rsidTr="29A9F3FA" w14:paraId="7C67C66E" w14:textId="77777777">
        <w:tc>
          <w:tcPr>
            <w:tcW w:w="9016" w:type="dxa"/>
            <w:gridSpan w:val="4"/>
            <w:shd w:val="clear" w:color="auto" w:fill="E7E6E6" w:themeFill="background2"/>
            <w:tcMar/>
          </w:tcPr>
          <w:p w:rsidRPr="002E529C" w:rsidR="00153623" w:rsidP="002E529C" w:rsidRDefault="00153623" w14:paraId="5E6FA708" w14:textId="77777777">
            <w:pPr>
              <w:jc w:val="center"/>
              <w:rPr>
                <w:rFonts w:cstheme="minorHAnsi"/>
                <w:b/>
                <w:bCs/>
                <w:lang w:eastAsia="ar-SA"/>
              </w:rPr>
            </w:pPr>
            <w:r w:rsidRPr="002E529C">
              <w:rPr>
                <w:rFonts w:cstheme="minorHAnsi"/>
                <w:b/>
                <w:bCs/>
                <w:lang w:eastAsia="ar-SA"/>
              </w:rPr>
              <w:t>Specification of the qualifications (academic, pedagogical and professional/occupational) and experience required of staff working in this module.</w:t>
            </w:r>
          </w:p>
        </w:tc>
      </w:tr>
      <w:tr w:rsidRPr="002E529C" w:rsidR="00153623" w:rsidTr="29A9F3FA" w14:paraId="4DFEEC3A" w14:textId="77777777">
        <w:tc>
          <w:tcPr>
            <w:tcW w:w="2063" w:type="dxa"/>
            <w:shd w:val="clear" w:color="auto" w:fill="D9E2F3" w:themeFill="accent1" w:themeFillTint="33"/>
            <w:tcMar/>
          </w:tcPr>
          <w:p w:rsidRPr="002E529C" w:rsidR="00153623" w:rsidP="002E529C" w:rsidRDefault="00153623" w14:paraId="343452B6" w14:textId="77777777">
            <w:pPr>
              <w:jc w:val="center"/>
              <w:rPr>
                <w:rFonts w:cstheme="minorHAnsi"/>
                <w:b/>
                <w:bCs/>
                <w:lang w:eastAsia="ar-SA"/>
              </w:rPr>
            </w:pPr>
            <w:r w:rsidRPr="002E529C">
              <w:rPr>
                <w:rFonts w:cstheme="minorHAnsi"/>
                <w:b/>
                <w:bCs/>
                <w:lang w:eastAsia="ar-SA"/>
              </w:rPr>
              <w:t xml:space="preserve">Role e.g., </w:t>
            </w:r>
          </w:p>
          <w:p w:rsidRPr="002E529C" w:rsidR="00153623" w:rsidP="002E529C" w:rsidRDefault="00153623" w14:paraId="5655E78F" w14:textId="77777777">
            <w:pPr>
              <w:jc w:val="center"/>
              <w:rPr>
                <w:rFonts w:cstheme="minorHAnsi"/>
                <w:b/>
                <w:bCs/>
                <w:lang w:eastAsia="ar-SA"/>
              </w:rPr>
            </w:pPr>
            <w:r w:rsidRPr="002E529C">
              <w:rPr>
                <w:rFonts w:cstheme="minorHAnsi"/>
                <w:b/>
                <w:bCs/>
                <w:lang w:eastAsia="ar-SA"/>
              </w:rPr>
              <w:t>Tutor, Mentor, Lecturer, Research Supervisor, etc.</w:t>
            </w:r>
          </w:p>
        </w:tc>
        <w:tc>
          <w:tcPr>
            <w:tcW w:w="4878" w:type="dxa"/>
            <w:gridSpan w:val="2"/>
            <w:shd w:val="clear" w:color="auto" w:fill="D9E2F3" w:themeFill="accent1" w:themeFillTint="33"/>
            <w:tcMar/>
          </w:tcPr>
          <w:p w:rsidRPr="002E529C" w:rsidR="00153623" w:rsidP="002E529C" w:rsidRDefault="00153623" w14:paraId="38A131D1" w14:textId="77777777">
            <w:pPr>
              <w:jc w:val="center"/>
              <w:rPr>
                <w:rFonts w:cstheme="minorHAnsi"/>
                <w:b/>
                <w:bCs/>
                <w:lang w:eastAsia="ar-SA"/>
              </w:rPr>
            </w:pPr>
          </w:p>
          <w:p w:rsidRPr="002E529C" w:rsidR="00153623" w:rsidP="002E529C" w:rsidRDefault="00153623" w14:paraId="1B00E2BD" w14:textId="77777777">
            <w:pPr>
              <w:jc w:val="center"/>
              <w:rPr>
                <w:rFonts w:cstheme="minorHAnsi"/>
                <w:b/>
                <w:bCs/>
                <w:lang w:eastAsia="ar-SA"/>
              </w:rPr>
            </w:pPr>
            <w:r w:rsidRPr="002E529C">
              <w:rPr>
                <w:rFonts w:cstheme="minorHAnsi"/>
                <w:b/>
                <w:bCs/>
                <w:lang w:eastAsia="ar-SA"/>
              </w:rPr>
              <w:t>Qualifications &amp; experience required</w:t>
            </w:r>
          </w:p>
        </w:tc>
        <w:tc>
          <w:tcPr>
            <w:tcW w:w="2075" w:type="dxa"/>
            <w:shd w:val="clear" w:color="auto" w:fill="D9E2F3" w:themeFill="accent1" w:themeFillTint="33"/>
            <w:tcMar/>
          </w:tcPr>
          <w:p w:rsidRPr="002E529C" w:rsidR="00153623" w:rsidP="002E529C" w:rsidRDefault="00153623" w14:paraId="0C072EE6" w14:textId="77777777">
            <w:pPr>
              <w:jc w:val="center"/>
              <w:rPr>
                <w:rFonts w:cstheme="minorHAnsi"/>
                <w:b/>
                <w:bCs/>
                <w:lang w:eastAsia="ar-SA"/>
              </w:rPr>
            </w:pPr>
          </w:p>
          <w:p w:rsidRPr="002E529C" w:rsidR="00153623" w:rsidP="002E529C" w:rsidRDefault="00153623" w14:paraId="0A9EF6EA" w14:textId="77777777">
            <w:pPr>
              <w:jc w:val="center"/>
              <w:rPr>
                <w:rFonts w:cstheme="minorHAnsi"/>
                <w:b/>
                <w:bCs/>
                <w:lang w:eastAsia="ar-SA"/>
              </w:rPr>
            </w:pPr>
            <w:r w:rsidRPr="002E529C">
              <w:rPr>
                <w:rFonts w:cstheme="minorHAnsi"/>
                <w:b/>
                <w:bCs/>
                <w:lang w:eastAsia="ar-SA"/>
              </w:rPr>
              <w:t>Staff (X</w:t>
            </w:r>
            <w:proofErr w:type="gramStart"/>
            <w:r w:rsidRPr="002E529C">
              <w:rPr>
                <w:rFonts w:cstheme="minorHAnsi"/>
                <w:b/>
                <w:bCs/>
                <w:lang w:eastAsia="ar-SA"/>
              </w:rPr>
              <w:t>) :</w:t>
            </w:r>
            <w:proofErr w:type="gramEnd"/>
            <w:r w:rsidRPr="002E529C">
              <w:rPr>
                <w:rFonts w:cstheme="minorHAnsi"/>
                <w:b/>
                <w:bCs/>
                <w:lang w:eastAsia="ar-SA"/>
              </w:rPr>
              <w:t xml:space="preserve"> Learner (Y) Ratio  </w:t>
            </w:r>
          </w:p>
          <w:p w:rsidRPr="002E529C" w:rsidR="00153623" w:rsidP="002E529C" w:rsidRDefault="00153623" w14:paraId="0F731BD1" w14:textId="77777777">
            <w:pPr>
              <w:jc w:val="center"/>
              <w:rPr>
                <w:rFonts w:cstheme="minorHAnsi"/>
                <w:b/>
                <w:bCs/>
                <w:lang w:eastAsia="ar-SA"/>
              </w:rPr>
            </w:pPr>
            <w:r w:rsidRPr="002E529C">
              <w:rPr>
                <w:rFonts w:cstheme="minorHAnsi"/>
                <w:b/>
                <w:bCs/>
                <w:lang w:eastAsia="ar-SA"/>
              </w:rPr>
              <w:t xml:space="preserve">Express as </w:t>
            </w:r>
            <w:proofErr w:type="gramStart"/>
            <w:r w:rsidRPr="002E529C">
              <w:rPr>
                <w:rFonts w:cstheme="minorHAnsi"/>
                <w:b/>
                <w:bCs/>
                <w:lang w:eastAsia="ar-SA"/>
              </w:rPr>
              <w:t>X:Y</w:t>
            </w:r>
            <w:proofErr w:type="gramEnd"/>
          </w:p>
        </w:tc>
      </w:tr>
      <w:tr w:rsidRPr="00153623" w:rsidR="002E529C" w:rsidTr="29A9F3FA" w14:paraId="7900AF20" w14:textId="77777777">
        <w:tc>
          <w:tcPr>
            <w:tcW w:w="2063" w:type="dxa"/>
            <w:shd w:val="clear" w:color="auto" w:fill="FFFFFF" w:themeFill="background1"/>
            <w:tcMar/>
          </w:tcPr>
          <w:p w:rsidRPr="002E529C" w:rsidR="002E529C" w:rsidP="002E529C" w:rsidRDefault="002E529C" w14:paraId="47B95BF7" w14:textId="35D493AB">
            <w:pPr>
              <w:spacing w:after="120"/>
              <w:rPr>
                <w:rFonts w:cstheme="minorHAnsi"/>
                <w:lang w:eastAsia="ar-SA"/>
              </w:rPr>
            </w:pPr>
            <w:r w:rsidRPr="002E529C">
              <w:rPr>
                <w:rStyle w:val="normaltextrun"/>
                <w:rFonts w:ascii="Calibri" w:hAnsi="Calibri" w:cs="Calibri" w:eastAsiaTheme="majorEastAsia"/>
                <w:sz w:val="22"/>
                <w:szCs w:val="22"/>
                <w:lang w:val="en-GB"/>
              </w:rPr>
              <w:t>Lecturer</w:t>
            </w:r>
            <w:r w:rsidRPr="002E529C">
              <w:rPr>
                <w:rStyle w:val="eop"/>
                <w:rFonts w:ascii="Calibri" w:hAnsi="Calibri" w:cs="Calibri" w:eastAsiaTheme="majorEastAsia"/>
                <w:sz w:val="22"/>
                <w:szCs w:val="22"/>
              </w:rPr>
              <w:t> </w:t>
            </w:r>
          </w:p>
        </w:tc>
        <w:tc>
          <w:tcPr>
            <w:tcW w:w="4878" w:type="dxa"/>
            <w:gridSpan w:val="2"/>
            <w:shd w:val="clear" w:color="auto" w:fill="FFFFFF" w:themeFill="background1"/>
            <w:tcMar/>
          </w:tcPr>
          <w:p w:rsidRPr="002E529C" w:rsidR="002E529C" w:rsidP="002E529C" w:rsidRDefault="002E529C" w14:paraId="2D09E5FA" w14:textId="3731E4A2">
            <w:pPr>
              <w:spacing w:after="120"/>
              <w:rPr>
                <w:rFonts w:cstheme="minorHAnsi"/>
                <w:lang w:eastAsia="ar-SA"/>
              </w:rPr>
            </w:pPr>
            <w:r w:rsidRPr="002E529C">
              <w:rPr>
                <w:rStyle w:val="normaltextrun"/>
                <w:rFonts w:ascii="Calibri" w:hAnsi="Calibri" w:cs="Calibri" w:eastAsiaTheme="majorEastAsia"/>
                <w:sz w:val="22"/>
                <w:szCs w:val="22"/>
                <w:lang w:val="en-GB"/>
              </w:rPr>
              <w:t>MSc and/or PhD degree in computer science, mathematics or cognate discipline. May have industry experience also.</w:t>
            </w:r>
            <w:r w:rsidRPr="002E529C">
              <w:rPr>
                <w:rStyle w:val="eop"/>
                <w:rFonts w:ascii="Calibri" w:hAnsi="Calibri" w:cs="Calibri" w:eastAsiaTheme="majorEastAsia"/>
                <w:sz w:val="22"/>
                <w:szCs w:val="22"/>
              </w:rPr>
              <w:t> </w:t>
            </w:r>
          </w:p>
        </w:tc>
        <w:tc>
          <w:tcPr>
            <w:tcW w:w="2075" w:type="dxa"/>
            <w:shd w:val="clear" w:color="auto" w:fill="FFFFFF" w:themeFill="background1"/>
            <w:tcMar/>
          </w:tcPr>
          <w:p w:rsidRPr="002E529C" w:rsidR="002E529C" w:rsidP="29A9F3FA" w:rsidRDefault="002E529C" w14:paraId="164D25A1" w14:textId="6A605E64">
            <w:pPr>
              <w:spacing w:after="120"/>
              <w:rPr>
                <w:ins w:author="Anna Phillips" w:date="2026-03-25T19:53:09.816Z" w16du:dateUtc="2026-03-25T19:53:09.816Z" w:id="2084883713"/>
                <w:rFonts w:cs="Calibri" w:cstheme="minorAscii"/>
                <w:lang w:eastAsia="ar-SA"/>
              </w:rPr>
            </w:pPr>
            <w:r w:rsidRPr="29A9F3FA" w:rsidR="66D7AE53">
              <w:rPr>
                <w:rStyle w:val="normaltextrun"/>
                <w:rFonts w:ascii="Calibri" w:hAnsi="Calibri" w:eastAsia="" w:cs="Calibri" w:eastAsiaTheme="majorEastAsia"/>
                <w:sz w:val="22"/>
                <w:szCs w:val="22"/>
                <w:lang w:val="en-GB"/>
              </w:rPr>
              <w:t>1:70</w:t>
            </w:r>
            <w:r w:rsidRPr="29A9F3FA" w:rsidR="66D7AE53">
              <w:rPr>
                <w:rStyle w:val="eop"/>
                <w:rFonts w:ascii="Calibri" w:hAnsi="Calibri" w:eastAsia="" w:cs="Calibri" w:eastAsiaTheme="majorEastAsia"/>
                <w:sz w:val="22"/>
                <w:szCs w:val="22"/>
              </w:rPr>
              <w:t> </w:t>
            </w:r>
            <w:ins w:author="Anna Phillips" w:date="2026-03-25T19:53:09.246Z" w16du:dateUtc="2026-03-25T19:53:09.246Z" w:id="1750218825">
              <w:r w:rsidRPr="29A9F3FA" w:rsidR="1F94261D">
                <w:rPr>
                  <w:rStyle w:val="eop"/>
                  <w:rFonts w:ascii="Calibri" w:hAnsi="Calibri" w:eastAsia="" w:cs="Calibri" w:eastAsiaTheme="majorEastAsia"/>
                  <w:sz w:val="22"/>
                  <w:szCs w:val="22"/>
                </w:rPr>
                <w:t>in-person</w:t>
              </w:r>
            </w:ins>
          </w:p>
          <w:p w:rsidRPr="002E529C" w:rsidR="002E529C" w:rsidP="29A9F3FA" w:rsidRDefault="002E529C" w14:paraId="6FC87A17" w14:textId="70BAC6A1">
            <w:pPr>
              <w:spacing w:after="120"/>
              <w:rPr>
                <w:rStyle w:val="eop"/>
                <w:rFonts w:ascii="Calibri" w:hAnsi="Calibri" w:eastAsia="" w:cs="Calibri" w:eastAsiaTheme="majorEastAsia"/>
                <w:sz w:val="22"/>
                <w:szCs w:val="22"/>
                <w:lang w:eastAsia="ar-SA"/>
              </w:rPr>
            </w:pPr>
            <w:ins w:author="Anna Phillips" w:date="2026-03-25T19:53:13.235Z" w16du:dateUtc="2026-03-25T19:53:13.235Z" w:id="1666525708">
              <w:r w:rsidRPr="29A9F3FA" w:rsidR="1F94261D">
                <w:rPr>
                  <w:rStyle w:val="eop"/>
                  <w:rFonts w:ascii="Calibri" w:hAnsi="Calibri" w:eastAsia="" w:cs="Calibri" w:eastAsiaTheme="majorEastAsia"/>
                  <w:sz w:val="22"/>
                  <w:szCs w:val="22"/>
                </w:rPr>
                <w:t>1:30 online</w:t>
              </w:r>
            </w:ins>
          </w:p>
        </w:tc>
      </w:tr>
      <w:tr w:rsidRPr="00153623" w:rsidR="002E529C" w:rsidTr="29A9F3FA" w14:paraId="044C6F02" w14:textId="77777777">
        <w:tc>
          <w:tcPr>
            <w:tcW w:w="2063" w:type="dxa"/>
            <w:shd w:val="clear" w:color="auto" w:fill="FFFFFF" w:themeFill="background1"/>
            <w:tcMar/>
          </w:tcPr>
          <w:p w:rsidRPr="00153623" w:rsidR="002E529C" w:rsidP="002E529C" w:rsidRDefault="002E529C" w14:paraId="2A4B58AF" w14:textId="401810AA">
            <w:pPr>
              <w:spacing w:after="120"/>
              <w:rPr>
                <w:rFonts w:cstheme="minorHAnsi"/>
                <w:lang w:eastAsia="ar-SA"/>
              </w:rPr>
            </w:pPr>
            <w:r>
              <w:rPr>
                <w:rStyle w:val="normaltextrun"/>
                <w:rFonts w:ascii="Calibri" w:hAnsi="Calibri" w:cs="Calibri" w:eastAsiaTheme="majorEastAsia"/>
                <w:sz w:val="22"/>
                <w:szCs w:val="22"/>
                <w:lang w:val="en-GB"/>
              </w:rPr>
              <w:t>Tutor</w:t>
            </w:r>
            <w:r>
              <w:rPr>
                <w:rStyle w:val="eop"/>
                <w:rFonts w:ascii="Calibri" w:hAnsi="Calibri" w:cs="Calibri" w:eastAsiaTheme="majorEastAsia"/>
                <w:sz w:val="22"/>
                <w:szCs w:val="22"/>
              </w:rPr>
              <w:t> </w:t>
            </w:r>
          </w:p>
        </w:tc>
        <w:tc>
          <w:tcPr>
            <w:tcW w:w="4878" w:type="dxa"/>
            <w:gridSpan w:val="2"/>
            <w:shd w:val="clear" w:color="auto" w:fill="FFFFFF" w:themeFill="background1"/>
            <w:tcMar/>
          </w:tcPr>
          <w:p w:rsidRPr="00C74710" w:rsidR="002E529C" w:rsidP="002E529C" w:rsidRDefault="002E529C" w14:paraId="2796075E" w14:textId="76442A56">
            <w:pPr>
              <w:spacing w:after="120"/>
              <w:rPr>
                <w:rFonts w:cstheme="minorHAnsi"/>
                <w:highlight w:val="yellow"/>
                <w:lang w:eastAsia="ar-SA"/>
              </w:rPr>
            </w:pPr>
            <w:r>
              <w:rPr>
                <w:rStyle w:val="normaltextrun"/>
                <w:rFonts w:ascii="Calibri" w:hAnsi="Calibri" w:cs="Calibri" w:eastAsiaTheme="majorEastAsia"/>
                <w:sz w:val="22"/>
                <w:szCs w:val="22"/>
                <w:lang w:val="en-GB"/>
              </w:rPr>
              <w:t>MSc and/or PhD degree in computer science, mathematics or cognate discipline. May have industry experience also.</w:t>
            </w:r>
            <w:r>
              <w:rPr>
                <w:rStyle w:val="eop"/>
                <w:rFonts w:ascii="Calibri" w:hAnsi="Calibri" w:cs="Calibri" w:eastAsiaTheme="majorEastAsia"/>
                <w:sz w:val="22"/>
                <w:szCs w:val="22"/>
              </w:rPr>
              <w:t> </w:t>
            </w:r>
          </w:p>
        </w:tc>
        <w:tc>
          <w:tcPr>
            <w:tcW w:w="2075" w:type="dxa"/>
            <w:shd w:val="clear" w:color="auto" w:fill="FFFFFF" w:themeFill="background1"/>
            <w:tcMar/>
          </w:tcPr>
          <w:p w:rsidRPr="00C74710" w:rsidR="002E529C" w:rsidP="29A9F3FA" w:rsidRDefault="002E529C" w14:paraId="41A57A2A" w14:textId="30192A9E">
            <w:pPr>
              <w:spacing w:after="120"/>
              <w:rPr>
                <w:rFonts w:cs="Calibri" w:cstheme="minorAscii"/>
                <w:highlight w:val="yellow"/>
                <w:lang w:eastAsia="ar-SA"/>
              </w:rPr>
            </w:pPr>
            <w:commentRangeStart w:id="431513621"/>
            <w:r w:rsidRPr="29A9F3FA" w:rsidR="66D7AE53">
              <w:rPr>
                <w:rStyle w:val="normaltextrun"/>
                <w:rFonts w:ascii="Calibri" w:hAnsi="Calibri" w:eastAsia="" w:cs="Calibri" w:eastAsiaTheme="majorEastAsia"/>
                <w:sz w:val="22"/>
                <w:szCs w:val="22"/>
                <w:lang w:val="en-GB"/>
              </w:rPr>
              <w:t>1:70</w:t>
            </w:r>
            <w:r w:rsidRPr="29A9F3FA" w:rsidR="66D7AE53">
              <w:rPr>
                <w:rStyle w:val="eop"/>
                <w:rFonts w:ascii="Calibri" w:hAnsi="Calibri" w:eastAsia="" w:cs="Calibri" w:eastAsiaTheme="majorEastAsia"/>
                <w:sz w:val="22"/>
                <w:szCs w:val="22"/>
              </w:rPr>
              <w:t> </w:t>
            </w:r>
            <w:commentRangeEnd w:id="431513621"/>
            <w:r>
              <w:rPr>
                <w:rStyle w:val="CommentReference"/>
              </w:rPr>
              <w:commentReference w:id="431513621"/>
            </w:r>
          </w:p>
        </w:tc>
      </w:tr>
    </w:tbl>
    <w:p w:rsidRPr="00153623" w:rsidR="00153623" w:rsidP="00153623" w:rsidRDefault="00153623" w14:paraId="57AE4EE2" w14:textId="77777777">
      <w:pPr>
        <w:suppressAutoHyphens/>
        <w:spacing w:after="120" w:line="240" w:lineRule="auto"/>
        <w:rPr>
          <w:rFonts w:ascii="Calibri" w:hAnsi="Calibri" w:eastAsia="Times New Roman" w:cs="Times New Roman"/>
          <w:kern w:val="0"/>
          <w:szCs w:val="24"/>
          <w:lang w:val="en-IE" w:eastAsia="ar-SA"/>
          <w14:ligatures w14:val="none"/>
        </w:rPr>
      </w:pPr>
      <w:r w:rsidRPr="00153623">
        <w:rPr>
          <w:rFonts w:ascii="Calibri" w:hAnsi="Calibri" w:eastAsia="Times New Roman" w:cs="Times New Roman"/>
          <w:kern w:val="0"/>
          <w:szCs w:val="24"/>
          <w:lang w:val="en-IE" w:eastAsia="ar-SA"/>
          <w14:ligatures w14:val="none"/>
        </w:rPr>
        <w:br w:type="page"/>
      </w:r>
    </w:p>
    <w:tbl>
      <w:tblPr>
        <w:tblStyle w:val="TableGrid"/>
        <w:tblW w:w="9016" w:type="dxa"/>
        <w:tblInd w:w="0" w:type="dxa"/>
        <w:tblLayout w:type="fixed"/>
        <w:tblLook w:val="04A0" w:firstRow="1" w:lastRow="0" w:firstColumn="1" w:lastColumn="0" w:noHBand="0" w:noVBand="1"/>
      </w:tblPr>
      <w:tblGrid>
        <w:gridCol w:w="2122"/>
        <w:gridCol w:w="850"/>
        <w:gridCol w:w="2126"/>
        <w:gridCol w:w="1134"/>
        <w:gridCol w:w="1843"/>
        <w:gridCol w:w="941"/>
      </w:tblGrid>
      <w:tr w:rsidRPr="00153623" w:rsidR="00153623" w:rsidTr="29A9F3FA" w14:paraId="2728C12B" w14:textId="77777777">
        <w:tc>
          <w:tcPr>
            <w:tcW w:w="9016" w:type="dxa"/>
            <w:gridSpan w:val="6"/>
            <w:shd w:val="clear" w:color="auto" w:fill="E7E6E6" w:themeFill="background2"/>
            <w:tcMar/>
          </w:tcPr>
          <w:p w:rsidRPr="00153623" w:rsidR="00153623" w:rsidP="00153623" w:rsidRDefault="00153623" w14:paraId="55152491" w14:textId="77777777">
            <w:pPr>
              <w:spacing w:after="120"/>
              <w:jc w:val="center"/>
              <w:rPr>
                <w:rFonts w:cstheme="minorHAnsi"/>
                <w:b/>
                <w:bCs/>
                <w:lang w:eastAsia="ar-SA"/>
              </w:rPr>
            </w:pPr>
            <w:r w:rsidRPr="00153623">
              <w:rPr>
                <w:rFonts w:cstheme="minorHAnsi"/>
                <w:b/>
                <w:bCs/>
                <w:lang w:eastAsia="ar-SA"/>
              </w:rPr>
              <w:t>Assessment Techniques – percentage contribution</w:t>
            </w:r>
          </w:p>
        </w:tc>
      </w:tr>
      <w:tr w:rsidRPr="00153623" w:rsidR="00153623" w:rsidTr="29A9F3FA" w14:paraId="796BF7EF" w14:textId="77777777">
        <w:tc>
          <w:tcPr>
            <w:tcW w:w="2122" w:type="dxa"/>
            <w:shd w:val="clear" w:color="auto" w:fill="D9E2F3" w:themeFill="accent1" w:themeFillTint="33"/>
            <w:tcMar/>
          </w:tcPr>
          <w:p w:rsidRPr="00153623" w:rsidR="00153623" w:rsidP="00153623" w:rsidRDefault="00153623" w14:paraId="61875713" w14:textId="77777777">
            <w:pPr>
              <w:jc w:val="center"/>
              <w:rPr>
                <w:rFonts w:cstheme="minorHAnsi"/>
                <w:b/>
                <w:bCs/>
                <w:lang w:eastAsia="ar-SA"/>
              </w:rPr>
            </w:pPr>
            <w:r w:rsidRPr="00153623">
              <w:rPr>
                <w:rFonts w:cstheme="minorHAnsi"/>
                <w:b/>
                <w:bCs/>
                <w:lang w:eastAsia="ar-SA"/>
              </w:rPr>
              <w:t xml:space="preserve">Continuous Assessment </w:t>
            </w:r>
          </w:p>
        </w:tc>
        <w:tc>
          <w:tcPr>
            <w:tcW w:w="850" w:type="dxa"/>
            <w:shd w:val="clear" w:color="auto" w:fill="FFFFFF" w:themeFill="background1"/>
            <w:tcMar/>
          </w:tcPr>
          <w:p w:rsidRPr="00153623" w:rsidR="00153623" w:rsidP="00153623" w:rsidRDefault="00153623" w14:paraId="2024668B" w14:textId="77777777">
            <w:pPr>
              <w:jc w:val="center"/>
              <w:rPr>
                <w:rFonts w:cstheme="minorHAnsi"/>
                <w:b/>
                <w:bCs/>
                <w:lang w:eastAsia="ar-SA"/>
              </w:rPr>
            </w:pPr>
          </w:p>
        </w:tc>
        <w:tc>
          <w:tcPr>
            <w:tcW w:w="2126" w:type="dxa"/>
            <w:shd w:val="clear" w:color="auto" w:fill="D9E2F3" w:themeFill="accent1" w:themeFillTint="33"/>
            <w:tcMar/>
          </w:tcPr>
          <w:p w:rsidRPr="00153623" w:rsidR="00153623" w:rsidP="00153623" w:rsidRDefault="00153623" w14:paraId="2F7EB8E4" w14:textId="77777777">
            <w:pPr>
              <w:jc w:val="center"/>
              <w:rPr>
                <w:rFonts w:cstheme="minorHAnsi"/>
                <w:b/>
                <w:bCs/>
                <w:lang w:eastAsia="ar-SA"/>
              </w:rPr>
            </w:pPr>
            <w:r w:rsidRPr="00153623">
              <w:rPr>
                <w:rFonts w:cstheme="minorHAnsi"/>
                <w:b/>
                <w:bCs/>
                <w:lang w:eastAsia="ar-SA"/>
              </w:rPr>
              <w:t>Proctored Exam – in person</w:t>
            </w:r>
          </w:p>
        </w:tc>
        <w:tc>
          <w:tcPr>
            <w:tcW w:w="1134" w:type="dxa"/>
            <w:shd w:val="clear" w:color="auto" w:fill="FFFFFF" w:themeFill="background1"/>
            <w:tcMar/>
          </w:tcPr>
          <w:p w:rsidRPr="00153623" w:rsidR="00153623" w:rsidP="29A9F3FA" w:rsidRDefault="00FA3D6A" w14:paraId="2B87C6DD" w14:textId="1395E94E">
            <w:pPr>
              <w:jc w:val="center"/>
              <w:rPr>
                <w:rFonts w:cs="Calibri" w:cstheme="minorAscii"/>
                <w:b w:val="1"/>
                <w:bCs w:val="1"/>
                <w:i w:val="1"/>
                <w:iCs w:val="1"/>
                <w:lang w:eastAsia="ar-SA"/>
                <w:rPrChange w:author="Anna Phillips" w:date="2026-03-25T19:54:05.143Z" w:id="1574097519">
                  <w:rPr>
                    <w:rFonts w:cs="Calibri" w:cstheme="minorAscii"/>
                    <w:b w:val="1"/>
                    <w:bCs w:val="1"/>
                    <w:lang w:eastAsia="ar-SA"/>
                  </w:rPr>
                </w:rPrChange>
              </w:rPr>
            </w:pPr>
            <w:r w:rsidRPr="29A9F3FA" w:rsidR="00FA3D6A">
              <w:rPr>
                <w:rFonts w:ascii="Calibri" w:hAnsi="Calibri" w:cs="Calibri" w:asciiTheme="minorAscii" w:hAnsiTheme="minorAscii" w:cstheme="minorAscii"/>
              </w:rPr>
              <w:t>40%</w:t>
            </w:r>
            <w:ins w:author="Anna Phillips" w:date="2026-03-25T19:54:10.283Z" w16du:dateUtc="2026-03-25T19:54:10.283Z" w:id="536529315">
              <w:r w:rsidRPr="29A9F3FA" w:rsidR="11CF1C6B">
                <w:rPr>
                  <w:rFonts w:ascii="Calibri" w:hAnsi="Calibri" w:cs="Calibri" w:asciiTheme="minorAscii" w:hAnsiTheme="minorAscii" w:cstheme="minorAscii"/>
                </w:rPr>
                <w:t xml:space="preserve"> (</w:t>
              </w:r>
              <w:r w:rsidRPr="29A9F3FA" w:rsidR="11CF1C6B">
                <w:rPr>
                  <w:rFonts w:ascii="Calibri" w:hAnsi="Calibri" w:cs="Calibri" w:asciiTheme="minorAscii" w:hAnsiTheme="minorAscii" w:cstheme="minorAscii"/>
                  <w:i w:val="1"/>
                  <w:iCs w:val="1"/>
                </w:rPr>
                <w:t>FT version)</w:t>
              </w:r>
            </w:ins>
          </w:p>
        </w:tc>
        <w:tc>
          <w:tcPr>
            <w:tcW w:w="1843" w:type="dxa"/>
            <w:shd w:val="clear" w:color="auto" w:fill="D9E2F3" w:themeFill="accent1" w:themeFillTint="33"/>
            <w:tcMar/>
          </w:tcPr>
          <w:p w:rsidRPr="00153623" w:rsidR="00153623" w:rsidP="00153623" w:rsidRDefault="00153623" w14:paraId="12E4E36E" w14:textId="77777777">
            <w:pPr>
              <w:jc w:val="center"/>
              <w:rPr>
                <w:rFonts w:cstheme="minorHAnsi"/>
                <w:b/>
                <w:bCs/>
                <w:lang w:eastAsia="ar-SA"/>
              </w:rPr>
            </w:pPr>
            <w:r w:rsidRPr="00153623">
              <w:rPr>
                <w:rFonts w:cstheme="minorHAnsi"/>
                <w:b/>
                <w:bCs/>
                <w:lang w:eastAsia="ar-SA"/>
              </w:rPr>
              <w:t>Practical Skills Based</w:t>
            </w:r>
          </w:p>
        </w:tc>
        <w:tc>
          <w:tcPr>
            <w:tcW w:w="941" w:type="dxa"/>
            <w:shd w:val="clear" w:color="auto" w:fill="FFFFFF" w:themeFill="background1"/>
            <w:tcMar/>
          </w:tcPr>
          <w:p w:rsidRPr="00153623" w:rsidR="00153623" w:rsidP="00153623" w:rsidRDefault="00153623" w14:paraId="71F5AFF3" w14:textId="77777777">
            <w:pPr>
              <w:jc w:val="center"/>
              <w:rPr>
                <w:rFonts w:cstheme="minorHAnsi"/>
                <w:b/>
                <w:bCs/>
                <w:lang w:eastAsia="ar-SA"/>
              </w:rPr>
            </w:pPr>
          </w:p>
        </w:tc>
      </w:tr>
      <w:tr w:rsidRPr="00153623" w:rsidR="00FA3D6A" w:rsidTr="29A9F3FA" w14:paraId="2477F440" w14:textId="77777777">
        <w:tc>
          <w:tcPr>
            <w:tcW w:w="2122" w:type="dxa"/>
            <w:shd w:val="clear" w:color="auto" w:fill="D9E2F3" w:themeFill="accent1" w:themeFillTint="33"/>
            <w:tcMar/>
          </w:tcPr>
          <w:p w:rsidRPr="00153623" w:rsidR="00FA3D6A" w:rsidP="00FA3D6A" w:rsidRDefault="00FA3D6A" w14:paraId="3E137300" w14:textId="77777777">
            <w:pPr>
              <w:jc w:val="center"/>
              <w:rPr>
                <w:rFonts w:cstheme="minorHAnsi"/>
                <w:b/>
                <w:bCs/>
                <w:lang w:eastAsia="ar-SA"/>
              </w:rPr>
            </w:pPr>
            <w:r w:rsidRPr="00153623">
              <w:rPr>
                <w:rFonts w:cstheme="minorHAnsi"/>
                <w:b/>
                <w:bCs/>
                <w:lang w:eastAsia="ar-SA"/>
              </w:rPr>
              <w:t>Project</w:t>
            </w:r>
          </w:p>
        </w:tc>
        <w:tc>
          <w:tcPr>
            <w:tcW w:w="850" w:type="dxa"/>
            <w:shd w:val="clear" w:color="auto" w:fill="FFFFFF" w:themeFill="background1"/>
            <w:tcMar/>
          </w:tcPr>
          <w:p w:rsidRPr="00153623" w:rsidR="00FA3D6A" w:rsidP="00FA3D6A" w:rsidRDefault="00FA3D6A" w14:paraId="0B2FA57D" w14:textId="113140BF">
            <w:pPr>
              <w:jc w:val="center"/>
              <w:rPr>
                <w:rFonts w:cstheme="minorHAnsi"/>
                <w:b/>
                <w:bCs/>
                <w:lang w:eastAsia="ar-SA"/>
              </w:rPr>
            </w:pPr>
            <w:r>
              <w:rPr>
                <w:rFonts w:asciiTheme="minorHAnsi" w:hAnsiTheme="minorHAnsi" w:cstheme="minorHAnsi"/>
              </w:rPr>
              <w:t>60%</w:t>
            </w:r>
          </w:p>
        </w:tc>
        <w:tc>
          <w:tcPr>
            <w:tcW w:w="2126" w:type="dxa"/>
            <w:shd w:val="clear" w:color="auto" w:fill="D9E2F3" w:themeFill="accent1" w:themeFillTint="33"/>
            <w:tcMar/>
          </w:tcPr>
          <w:p w:rsidRPr="00153623" w:rsidR="00FA3D6A" w:rsidP="00FA3D6A" w:rsidRDefault="00FA3D6A" w14:paraId="3DEC61C2" w14:textId="77777777">
            <w:pPr>
              <w:jc w:val="center"/>
              <w:rPr>
                <w:rFonts w:cstheme="minorHAnsi"/>
                <w:b/>
                <w:bCs/>
                <w:lang w:eastAsia="ar-SA"/>
              </w:rPr>
            </w:pPr>
            <w:r w:rsidRPr="00153623">
              <w:rPr>
                <w:rFonts w:cstheme="minorHAnsi"/>
                <w:b/>
                <w:bCs/>
                <w:lang w:eastAsia="ar-SA"/>
              </w:rPr>
              <w:t>Proctored Exam - online</w:t>
            </w:r>
          </w:p>
        </w:tc>
        <w:tc>
          <w:tcPr>
            <w:tcW w:w="1134" w:type="dxa"/>
            <w:shd w:val="clear" w:color="auto" w:fill="FFFFFF" w:themeFill="background1"/>
            <w:tcMar/>
          </w:tcPr>
          <w:p w:rsidRPr="00153623" w:rsidR="00FA3D6A" w:rsidP="00FA3D6A" w:rsidRDefault="00FA3D6A" w14:paraId="306F35E8" w14:textId="77777777">
            <w:pPr>
              <w:jc w:val="center"/>
              <w:rPr>
                <w:rFonts w:cstheme="minorHAnsi"/>
                <w:b/>
                <w:bCs/>
                <w:lang w:eastAsia="ar-SA"/>
              </w:rPr>
            </w:pPr>
          </w:p>
        </w:tc>
        <w:tc>
          <w:tcPr>
            <w:tcW w:w="1843" w:type="dxa"/>
            <w:shd w:val="clear" w:color="auto" w:fill="D9E2F3" w:themeFill="accent1" w:themeFillTint="33"/>
            <w:tcMar/>
          </w:tcPr>
          <w:p w:rsidRPr="00153623" w:rsidR="00FA3D6A" w:rsidP="00FA3D6A" w:rsidRDefault="00FA3D6A" w14:paraId="3573C45F" w14:textId="77777777">
            <w:pPr>
              <w:jc w:val="center"/>
              <w:rPr>
                <w:rFonts w:cstheme="minorHAnsi"/>
                <w:b/>
                <w:bCs/>
                <w:lang w:eastAsia="ar-SA"/>
              </w:rPr>
            </w:pPr>
            <w:r w:rsidRPr="00153623">
              <w:rPr>
                <w:rFonts w:cstheme="minorHAnsi"/>
                <w:b/>
                <w:bCs/>
                <w:lang w:eastAsia="ar-SA"/>
              </w:rPr>
              <w:t>Work Based</w:t>
            </w:r>
          </w:p>
        </w:tc>
        <w:tc>
          <w:tcPr>
            <w:tcW w:w="941" w:type="dxa"/>
            <w:shd w:val="clear" w:color="auto" w:fill="FFFFFF" w:themeFill="background1"/>
            <w:tcMar/>
          </w:tcPr>
          <w:p w:rsidRPr="00153623" w:rsidR="00FA3D6A" w:rsidP="00FA3D6A" w:rsidRDefault="00FA3D6A" w14:paraId="3541481B" w14:textId="77777777">
            <w:pPr>
              <w:jc w:val="center"/>
              <w:rPr>
                <w:rFonts w:cstheme="minorHAnsi"/>
                <w:b/>
                <w:bCs/>
                <w:lang w:eastAsia="ar-SA"/>
              </w:rPr>
            </w:pPr>
          </w:p>
        </w:tc>
      </w:tr>
      <w:tr w:rsidRPr="00153623" w:rsidR="00FA3D6A" w:rsidTr="29A9F3FA" w14:paraId="57F2C646" w14:textId="77777777">
        <w:tc>
          <w:tcPr>
            <w:tcW w:w="2122" w:type="dxa"/>
            <w:shd w:val="clear" w:color="auto" w:fill="D9E2F3" w:themeFill="accent1" w:themeFillTint="33"/>
            <w:tcMar/>
          </w:tcPr>
          <w:p w:rsidRPr="00153623" w:rsidR="00FA3D6A" w:rsidP="29A9F3FA" w:rsidRDefault="00FA3D6A" w14:paraId="28E1F6D2" w14:textId="77777777">
            <w:pPr>
              <w:spacing w:after="120"/>
              <w:jc w:val="center"/>
              <w:rPr>
                <w:rFonts w:cs="Calibri" w:cstheme="minorAscii"/>
                <w:b w:val="1"/>
                <w:bCs w:val="1"/>
                <w:lang w:eastAsia="ar-SA"/>
              </w:rPr>
            </w:pPr>
            <w:commentRangeStart w:id="1878239286"/>
            <w:commentRangeStart w:id="1570066263"/>
            <w:r w:rsidRPr="29A9F3FA" w:rsidR="00FA3D6A">
              <w:rPr>
                <w:rFonts w:cs="Calibri" w:cstheme="minorAscii"/>
                <w:b w:val="1"/>
                <w:bCs w:val="1"/>
                <w:lang w:eastAsia="ar-SA"/>
              </w:rPr>
              <w:t>Capstone modules (Yes/No)?</w:t>
            </w:r>
          </w:p>
        </w:tc>
        <w:tc>
          <w:tcPr>
            <w:tcW w:w="850" w:type="dxa"/>
            <w:shd w:val="clear" w:color="auto" w:fill="FFFFFF" w:themeFill="background1"/>
            <w:tcMar/>
          </w:tcPr>
          <w:p w:rsidRPr="00153623" w:rsidR="00FA3D6A" w:rsidP="00FA3D6A" w:rsidRDefault="00FA3D6A" w14:paraId="7FC69945" w14:textId="298DA4C6">
            <w:pPr>
              <w:spacing w:after="120"/>
              <w:jc w:val="center"/>
              <w:rPr>
                <w:rFonts w:cstheme="minorHAnsi"/>
                <w:b/>
                <w:bCs/>
                <w:lang w:eastAsia="ar-SA"/>
              </w:rPr>
            </w:pPr>
            <w:r>
              <w:rPr>
                <w:rFonts w:asciiTheme="minorHAnsi" w:hAnsiTheme="minorHAnsi" w:cstheme="minorHAnsi"/>
              </w:rPr>
              <w:t>N</w:t>
            </w:r>
          </w:p>
        </w:tc>
        <w:tc>
          <w:tcPr>
            <w:tcW w:w="2126" w:type="dxa"/>
            <w:shd w:val="clear" w:color="auto" w:fill="D9E2F3" w:themeFill="accent1" w:themeFillTint="33"/>
            <w:tcMar/>
          </w:tcPr>
          <w:p w:rsidRPr="00153623" w:rsidR="00FA3D6A" w:rsidP="00FA3D6A" w:rsidRDefault="00FA3D6A" w14:paraId="00F2FB1C" w14:textId="77777777">
            <w:pPr>
              <w:jc w:val="center"/>
              <w:rPr>
                <w:rFonts w:cstheme="minorHAnsi"/>
                <w:b/>
                <w:bCs/>
                <w:lang w:eastAsia="ar-SA"/>
              </w:rPr>
            </w:pPr>
            <w:r w:rsidRPr="00153623">
              <w:rPr>
                <w:rFonts w:cstheme="minorHAnsi"/>
                <w:b/>
                <w:bCs/>
                <w:lang w:eastAsia="ar-SA"/>
              </w:rPr>
              <w:t xml:space="preserve">If </w:t>
            </w:r>
            <w:proofErr w:type="gramStart"/>
            <w:r w:rsidRPr="00153623">
              <w:rPr>
                <w:rFonts w:cstheme="minorHAnsi"/>
                <w:b/>
                <w:bCs/>
                <w:lang w:eastAsia="ar-SA"/>
              </w:rPr>
              <w:t>Yes</w:t>
            </w:r>
            <w:proofErr w:type="gramEnd"/>
            <w:r w:rsidRPr="00153623">
              <w:rPr>
                <w:rFonts w:cstheme="minorHAnsi"/>
                <w:b/>
                <w:bCs/>
                <w:lang w:eastAsia="ar-SA"/>
              </w:rPr>
              <w:t>, provide details</w:t>
            </w:r>
          </w:p>
        </w:tc>
        <w:tc>
          <w:tcPr>
            <w:tcW w:w="3918" w:type="dxa"/>
            <w:gridSpan w:val="3"/>
            <w:shd w:val="clear" w:color="auto" w:fill="FFFFFF" w:themeFill="background1"/>
            <w:tcMar/>
          </w:tcPr>
          <w:p w:rsidRPr="00153623" w:rsidR="00FA3D6A" w:rsidP="29A9F3FA" w:rsidRDefault="00FA3D6A" w14:paraId="04980B36" w14:textId="77777777">
            <w:pPr>
              <w:spacing w:after="120"/>
              <w:jc w:val="center"/>
              <w:rPr>
                <w:rFonts w:cs="Calibri" w:cstheme="minorAscii"/>
                <w:b w:val="1"/>
                <w:bCs w:val="1"/>
                <w:lang w:eastAsia="ar-SA"/>
              </w:rPr>
            </w:pPr>
            <w:commentRangeEnd w:id="1878239286"/>
            <w:r>
              <w:rPr>
                <w:rStyle w:val="CommentReference"/>
              </w:rPr>
              <w:commentReference w:id="1878239286"/>
            </w:r>
            <w:commentRangeEnd w:id="1570066263"/>
            <w:r>
              <w:rPr>
                <w:rStyle w:val="CommentReference"/>
              </w:rPr>
              <w:commentReference w:id="1570066263"/>
            </w:r>
          </w:p>
        </w:tc>
      </w:tr>
    </w:tbl>
    <w:p w:rsidR="00FA3D6A" w:rsidP="00FA3D6A" w:rsidRDefault="00FA3D6A" w14:paraId="0AD0A44E" w14:textId="71FF9AB1">
      <w:r w:rsidRPr="00A328F8">
        <w:rPr>
          <w:b/>
          <w:bCs/>
        </w:rPr>
        <w:t>Note:</w:t>
      </w:r>
      <w:r>
        <w:t xml:space="preserve"> The assessment techniques outlined in the table above represent the base mode of full-time on campus delivery.  This programme will also be available through part-time online delivery.  Variations to the assessment techniques for this delivery mode are available in the Programme Schedule. </w:t>
      </w:r>
    </w:p>
    <w:p w:rsidRPr="00FA3D6A" w:rsidR="00153623" w:rsidP="00153623" w:rsidRDefault="00153623" w14:paraId="17AD3E7C" w14:textId="77777777">
      <w:pPr>
        <w:suppressAutoHyphens/>
        <w:spacing w:after="120" w:line="240" w:lineRule="auto"/>
        <w:rPr>
          <w:rFonts w:ascii="Calibri" w:hAnsi="Calibri" w:eastAsia="Times New Roman" w:cs="Times New Roman"/>
          <w:kern w:val="0"/>
          <w:szCs w:val="24"/>
          <w:lang w:eastAsia="ar-SA"/>
          <w14:ligatures w14:val="none"/>
        </w:rPr>
      </w:pPr>
    </w:p>
    <w:tbl>
      <w:tblPr>
        <w:tblStyle w:val="TableGrid"/>
        <w:tblW w:w="9016" w:type="dxa"/>
        <w:tblInd w:w="0" w:type="dxa"/>
        <w:tblLook w:val="04A0" w:firstRow="1" w:lastRow="0" w:firstColumn="1" w:lastColumn="0" w:noHBand="0" w:noVBand="1"/>
      </w:tblPr>
      <w:tblGrid>
        <w:gridCol w:w="7508"/>
        <w:gridCol w:w="1508"/>
      </w:tblGrid>
      <w:tr w:rsidRPr="00153623" w:rsidR="00153623" w:rsidTr="00962916" w14:paraId="5DB6F149" w14:textId="77777777">
        <w:tc>
          <w:tcPr>
            <w:tcW w:w="9016" w:type="dxa"/>
            <w:gridSpan w:val="2"/>
            <w:shd w:val="clear" w:color="auto" w:fill="E7E6E6" w:themeFill="background2"/>
          </w:tcPr>
          <w:p w:rsidRPr="00153623" w:rsidR="00153623" w:rsidP="00153623" w:rsidRDefault="00153623" w14:paraId="6C42E779" w14:textId="77777777">
            <w:pPr>
              <w:spacing w:line="276" w:lineRule="auto"/>
              <w:outlineLvl w:val="1"/>
              <w:rPr>
                <w:rFonts w:eastAsia="Calibri"/>
                <w:b/>
                <w:lang w:eastAsia="ar-SA"/>
              </w:rPr>
            </w:pPr>
            <w:bookmarkStart w:name="_Toc137583018" w:id="4"/>
            <w:bookmarkStart w:name="_Toc153450633" w:id="5"/>
            <w:r w:rsidRPr="00153623">
              <w:rPr>
                <w:rFonts w:eastAsia="Calibri"/>
                <w:b/>
                <w:sz w:val="24"/>
                <w:szCs w:val="24"/>
                <w:lang w:eastAsia="ar-SA"/>
              </w:rPr>
              <w:t>7.2</w:t>
            </w:r>
            <w:r w:rsidRPr="00153623">
              <w:rPr>
                <w:rFonts w:eastAsia="Calibri" w:cs="Calibri"/>
                <w:b/>
                <w:sz w:val="24"/>
                <w:szCs w:val="24"/>
                <w:lang w:eastAsia="ar-SA"/>
              </w:rPr>
              <w:tab/>
            </w:r>
            <w:r w:rsidRPr="00153623">
              <w:rPr>
                <w:rFonts w:eastAsia="Calibri"/>
                <w:b/>
                <w:sz w:val="24"/>
                <w:szCs w:val="24"/>
                <w:lang w:eastAsia="ar-SA"/>
              </w:rPr>
              <w:t>Minimum Intended Module Learning Outcomes (MIMLOs)</w:t>
            </w:r>
            <w:bookmarkEnd w:id="4"/>
            <w:bookmarkEnd w:id="5"/>
          </w:p>
        </w:tc>
      </w:tr>
      <w:tr w:rsidRPr="00153623" w:rsidR="00153623" w:rsidTr="00962916" w14:paraId="3C44E72F" w14:textId="77777777">
        <w:tc>
          <w:tcPr>
            <w:tcW w:w="7508" w:type="dxa"/>
            <w:shd w:val="clear" w:color="auto" w:fill="D9E2F3" w:themeFill="accent1" w:themeFillTint="33"/>
          </w:tcPr>
          <w:p w:rsidRPr="00153623" w:rsidR="00153623" w:rsidP="00153623" w:rsidRDefault="00153623" w14:paraId="4E535FC0" w14:textId="77777777">
            <w:pPr>
              <w:rPr>
                <w:rFonts w:cstheme="minorHAnsi"/>
                <w:b/>
                <w:bCs/>
                <w:lang w:eastAsia="ar-SA"/>
              </w:rPr>
            </w:pPr>
            <w:r w:rsidRPr="00153623">
              <w:rPr>
                <w:rFonts w:cstheme="minorHAnsi"/>
                <w:b/>
                <w:bCs/>
                <w:lang w:eastAsia="ar-SA"/>
              </w:rPr>
              <w:t>MIMLO</w:t>
            </w:r>
          </w:p>
          <w:p w:rsidRPr="00153623" w:rsidR="00153623" w:rsidP="00153623" w:rsidRDefault="00153623" w14:paraId="6F8D279B" w14:textId="77777777">
            <w:pPr>
              <w:rPr>
                <w:rFonts w:cstheme="minorHAnsi"/>
                <w:b/>
                <w:bCs/>
                <w:lang w:eastAsia="ar-SA"/>
              </w:rPr>
            </w:pPr>
            <w:r w:rsidRPr="00153623">
              <w:rPr>
                <w:rFonts w:cstheme="minorHAnsi"/>
                <w:b/>
                <w:bCs/>
                <w:lang w:eastAsia="ar-SA"/>
              </w:rPr>
              <w:t>On successful completion of this module a learner will be able to:</w:t>
            </w:r>
          </w:p>
        </w:tc>
        <w:tc>
          <w:tcPr>
            <w:tcW w:w="1508" w:type="dxa"/>
            <w:shd w:val="clear" w:color="auto" w:fill="D9E2F3" w:themeFill="accent1" w:themeFillTint="33"/>
          </w:tcPr>
          <w:p w:rsidRPr="00153623" w:rsidR="00153623" w:rsidP="00153623" w:rsidRDefault="00153623" w14:paraId="153563DE" w14:textId="3F1D0903">
            <w:pPr>
              <w:jc w:val="center"/>
              <w:rPr>
                <w:rFonts w:cstheme="minorHAnsi"/>
                <w:b/>
                <w:bCs/>
                <w:lang w:eastAsia="ar-SA"/>
              </w:rPr>
            </w:pPr>
            <w:r w:rsidRPr="00153623">
              <w:rPr>
                <w:rFonts w:cstheme="minorHAnsi"/>
                <w:b/>
                <w:bCs/>
                <w:lang w:eastAsia="ar-SA"/>
              </w:rPr>
              <w:t xml:space="preserve">Related </w:t>
            </w:r>
            <w:proofErr w:type="gramStart"/>
            <w:r w:rsidRPr="00153623">
              <w:rPr>
                <w:rFonts w:cstheme="minorHAnsi"/>
                <w:b/>
                <w:bCs/>
                <w:lang w:eastAsia="ar-SA"/>
              </w:rPr>
              <w:t xml:space="preserve">MIPLO </w:t>
            </w:r>
            <w:r w:rsidR="00FA3D6A">
              <w:rPr>
                <w:rFonts w:cstheme="minorHAnsi"/>
                <w:b/>
                <w:bCs/>
                <w:lang w:eastAsia="ar-SA"/>
              </w:rPr>
              <w:t xml:space="preserve"> MSCAI</w:t>
            </w:r>
            <w:proofErr w:type="gramEnd"/>
          </w:p>
        </w:tc>
      </w:tr>
      <w:tr w:rsidRPr="00153623" w:rsidR="00FA3D6A" w:rsidTr="00FA3D6A" w14:paraId="181DB1BC" w14:textId="77777777">
        <w:tc>
          <w:tcPr>
            <w:tcW w:w="7508" w:type="dxa"/>
          </w:tcPr>
          <w:p w:rsidRPr="00153623" w:rsidR="00FA3D6A" w:rsidP="00FA3D6A" w:rsidRDefault="00FA3D6A" w14:paraId="3A65BE02" w14:textId="39D7CCA9">
            <w:pPr>
              <w:numPr>
                <w:ilvl w:val="0"/>
                <w:numId w:val="1"/>
              </w:numPr>
              <w:spacing w:after="120"/>
              <w:rPr>
                <w:rFonts w:cstheme="minorHAnsi"/>
                <w:lang w:eastAsia="ar-SA"/>
              </w:rPr>
            </w:pPr>
            <w:r w:rsidRPr="000042C9">
              <w:t xml:space="preserve">Critically explain the core concepts and mathematical principles underlying generative </w:t>
            </w:r>
            <w:proofErr w:type="gramStart"/>
            <w:r w:rsidRPr="000042C9">
              <w:t>AI, and</w:t>
            </w:r>
            <w:proofErr w:type="gramEnd"/>
            <w:r w:rsidRPr="000042C9">
              <w:t xml:space="preserve"> demonstrate in-depth knowledge of major generative AI model families, including VAEs, GANs, diffusion models and transformer-based LLMs.</w:t>
            </w:r>
          </w:p>
        </w:tc>
        <w:tc>
          <w:tcPr>
            <w:tcW w:w="1508" w:type="dxa"/>
          </w:tcPr>
          <w:p w:rsidRPr="00153623" w:rsidR="00FA3D6A" w:rsidP="00FA3D6A" w:rsidRDefault="00FA3D6A" w14:paraId="6C371496" w14:textId="26D33E25">
            <w:pPr>
              <w:spacing w:after="120"/>
              <w:jc w:val="center"/>
              <w:rPr>
                <w:rFonts w:cstheme="minorHAnsi"/>
                <w:b/>
                <w:bCs/>
                <w:lang w:eastAsia="ar-SA"/>
              </w:rPr>
            </w:pPr>
            <w:r w:rsidRPr="000042C9">
              <w:t>1, 4</w:t>
            </w:r>
          </w:p>
        </w:tc>
      </w:tr>
      <w:tr w:rsidRPr="00153623" w:rsidR="00FA3D6A" w:rsidTr="00FA3D6A" w14:paraId="326DA5C8" w14:textId="77777777">
        <w:tc>
          <w:tcPr>
            <w:tcW w:w="7508" w:type="dxa"/>
          </w:tcPr>
          <w:p w:rsidRPr="00153623" w:rsidR="00FA3D6A" w:rsidP="00FA3D6A" w:rsidRDefault="00FA3D6A" w14:paraId="46383ADC" w14:textId="1103E79D">
            <w:pPr>
              <w:numPr>
                <w:ilvl w:val="0"/>
                <w:numId w:val="1"/>
              </w:numPr>
              <w:spacing w:after="120"/>
              <w:rPr>
                <w:rFonts w:cstheme="minorHAnsi"/>
                <w:lang w:eastAsia="ar-SA"/>
              </w:rPr>
            </w:pPr>
            <w:r w:rsidRPr="000042C9">
              <w:t>Analyse and apply multimodal generative AI techniques, including alignment and cross-modal reasoning across text, image, audio and video modalities.</w:t>
            </w:r>
          </w:p>
        </w:tc>
        <w:tc>
          <w:tcPr>
            <w:tcW w:w="1508" w:type="dxa"/>
          </w:tcPr>
          <w:p w:rsidRPr="00153623" w:rsidR="00FA3D6A" w:rsidP="00FA3D6A" w:rsidRDefault="00FA3D6A" w14:paraId="7636E149" w14:textId="5DD9212A">
            <w:pPr>
              <w:spacing w:after="120"/>
              <w:jc w:val="center"/>
              <w:rPr>
                <w:rFonts w:cstheme="minorHAnsi"/>
                <w:b/>
                <w:bCs/>
                <w:lang w:eastAsia="ar-SA"/>
              </w:rPr>
            </w:pPr>
            <w:r w:rsidRPr="000042C9">
              <w:t>1, 2</w:t>
            </w:r>
          </w:p>
        </w:tc>
      </w:tr>
      <w:tr w:rsidRPr="00153623" w:rsidR="00FA3D6A" w:rsidTr="00FA3D6A" w14:paraId="6E325C9C" w14:textId="77777777">
        <w:tc>
          <w:tcPr>
            <w:tcW w:w="7508" w:type="dxa"/>
          </w:tcPr>
          <w:p w:rsidRPr="00153623" w:rsidR="00FA3D6A" w:rsidP="00FA3D6A" w:rsidRDefault="00FA3D6A" w14:paraId="337DB1AA" w14:textId="6DDA2BC3">
            <w:pPr>
              <w:numPr>
                <w:ilvl w:val="0"/>
                <w:numId w:val="1"/>
              </w:numPr>
              <w:spacing w:after="120"/>
              <w:rPr>
                <w:rFonts w:cstheme="minorHAnsi"/>
                <w:lang w:eastAsia="ar-SA"/>
              </w:rPr>
            </w:pPr>
            <w:r w:rsidRPr="000042C9">
              <w:t>Design, implement and fine-tune generative AI models using contemporary frameworks and parameter-efficient methods.</w:t>
            </w:r>
          </w:p>
        </w:tc>
        <w:tc>
          <w:tcPr>
            <w:tcW w:w="1508" w:type="dxa"/>
          </w:tcPr>
          <w:p w:rsidRPr="00153623" w:rsidR="00FA3D6A" w:rsidP="00FA3D6A" w:rsidRDefault="00FA3D6A" w14:paraId="78158F96" w14:textId="65CDBA12">
            <w:pPr>
              <w:spacing w:after="120"/>
              <w:jc w:val="center"/>
              <w:rPr>
                <w:rFonts w:cstheme="minorHAnsi"/>
                <w:b/>
                <w:bCs/>
                <w:lang w:eastAsia="ar-SA"/>
              </w:rPr>
            </w:pPr>
            <w:r w:rsidRPr="000042C9">
              <w:t>2</w:t>
            </w:r>
          </w:p>
        </w:tc>
      </w:tr>
      <w:tr w:rsidRPr="00153623" w:rsidR="00FA3D6A" w:rsidTr="00FA3D6A" w14:paraId="22E44B9C" w14:textId="77777777">
        <w:tc>
          <w:tcPr>
            <w:tcW w:w="7508" w:type="dxa"/>
          </w:tcPr>
          <w:p w:rsidRPr="00153623" w:rsidR="00FA3D6A" w:rsidP="00FA3D6A" w:rsidRDefault="00FA3D6A" w14:paraId="1D17B4E6" w14:textId="2068237A">
            <w:pPr>
              <w:numPr>
                <w:ilvl w:val="0"/>
                <w:numId w:val="1"/>
              </w:numPr>
              <w:spacing w:after="120"/>
              <w:rPr>
                <w:rFonts w:cstheme="minorHAnsi"/>
                <w:lang w:eastAsia="ar-SA"/>
              </w:rPr>
            </w:pPr>
            <w:r w:rsidRPr="000042C9">
              <w:t>Critically evaluate generative AI outputs using quantitative metrics, human-</w:t>
            </w:r>
            <w:proofErr w:type="spellStart"/>
            <w:r w:rsidRPr="000042C9">
              <w:t>centered</w:t>
            </w:r>
            <w:proofErr w:type="spellEnd"/>
            <w:r w:rsidRPr="000042C9">
              <w:t xml:space="preserve"> assessments and ethical considerations, including fairness, bias and hallucination risks.</w:t>
            </w:r>
          </w:p>
        </w:tc>
        <w:tc>
          <w:tcPr>
            <w:tcW w:w="1508" w:type="dxa"/>
          </w:tcPr>
          <w:p w:rsidRPr="00153623" w:rsidR="00FA3D6A" w:rsidP="00FA3D6A" w:rsidRDefault="00FA3D6A" w14:paraId="3183A882" w14:textId="5625B81D">
            <w:pPr>
              <w:spacing w:after="120"/>
              <w:jc w:val="center"/>
              <w:rPr>
                <w:rFonts w:cstheme="minorHAnsi"/>
                <w:b/>
                <w:bCs/>
                <w:lang w:eastAsia="ar-SA"/>
              </w:rPr>
            </w:pPr>
            <w:r w:rsidRPr="000042C9">
              <w:t>3, 5</w:t>
            </w:r>
          </w:p>
        </w:tc>
      </w:tr>
      <w:tr w:rsidRPr="00153623" w:rsidR="00FA3D6A" w:rsidTr="00FA3D6A" w14:paraId="6DE655AF" w14:textId="77777777">
        <w:tc>
          <w:tcPr>
            <w:tcW w:w="7508" w:type="dxa"/>
          </w:tcPr>
          <w:p w:rsidRPr="00153623" w:rsidR="00FA3D6A" w:rsidP="00FA3D6A" w:rsidRDefault="00FA3D6A" w14:paraId="2B3564FB" w14:textId="0015249A">
            <w:pPr>
              <w:numPr>
                <w:ilvl w:val="0"/>
                <w:numId w:val="1"/>
              </w:numPr>
              <w:spacing w:after="120"/>
              <w:rPr>
                <w:rFonts w:cstheme="minorHAnsi"/>
                <w:lang w:eastAsia="ar-SA"/>
              </w:rPr>
            </w:pPr>
            <w:r w:rsidRPr="000042C9">
              <w:t>Deploy generative AI models in real-world scenarios, utilising contemporary frameworks and implement retrieval-augmented or agentic systems.</w:t>
            </w:r>
          </w:p>
        </w:tc>
        <w:tc>
          <w:tcPr>
            <w:tcW w:w="1508" w:type="dxa"/>
          </w:tcPr>
          <w:p w:rsidRPr="00153623" w:rsidR="00FA3D6A" w:rsidP="00FA3D6A" w:rsidRDefault="00FA3D6A" w14:paraId="3A6FCBB3" w14:textId="4629E948">
            <w:pPr>
              <w:spacing w:after="120"/>
              <w:jc w:val="center"/>
              <w:rPr>
                <w:rFonts w:cstheme="minorHAnsi"/>
                <w:b/>
                <w:bCs/>
                <w:lang w:eastAsia="ar-SA"/>
              </w:rPr>
            </w:pPr>
            <w:r w:rsidRPr="000042C9">
              <w:t>1, 2</w:t>
            </w:r>
          </w:p>
        </w:tc>
      </w:tr>
    </w:tbl>
    <w:p w:rsidRPr="00153623" w:rsidR="00153623" w:rsidP="00153623" w:rsidRDefault="00153623" w14:paraId="7C2C7F7F" w14:textId="77777777">
      <w:pPr>
        <w:suppressAutoHyphens/>
        <w:spacing w:after="120" w:line="240" w:lineRule="auto"/>
        <w:rPr>
          <w:rFonts w:ascii="Calibri" w:hAnsi="Calibri" w:eastAsia="Times New Roman" w:cs="Times New Roman"/>
          <w:kern w:val="0"/>
          <w:szCs w:val="24"/>
          <w:lang w:val="en-IE" w:eastAsia="ar-SA"/>
          <w14:ligatures w14:val="none"/>
        </w:rPr>
      </w:pPr>
    </w:p>
    <w:tbl>
      <w:tblPr>
        <w:tblStyle w:val="TableGrid"/>
        <w:tblW w:w="0" w:type="auto"/>
        <w:tblInd w:w="0" w:type="dxa"/>
        <w:tblLook w:val="04A0" w:firstRow="1" w:lastRow="0" w:firstColumn="1" w:lastColumn="0" w:noHBand="0" w:noVBand="1"/>
      </w:tblPr>
      <w:tblGrid>
        <w:gridCol w:w="9016"/>
      </w:tblGrid>
      <w:tr w:rsidRPr="00153623" w:rsidR="00153623" w:rsidTr="00962916" w14:paraId="4E9451E4" w14:textId="77777777">
        <w:tc>
          <w:tcPr>
            <w:tcW w:w="9016" w:type="dxa"/>
            <w:shd w:val="clear" w:color="auto" w:fill="E7E6E6" w:themeFill="background2"/>
          </w:tcPr>
          <w:p w:rsidRPr="00153623" w:rsidR="00153623" w:rsidP="00153623" w:rsidRDefault="00153623" w14:paraId="52241DB4" w14:textId="77777777">
            <w:pPr>
              <w:spacing w:line="276" w:lineRule="auto"/>
              <w:outlineLvl w:val="1"/>
              <w:rPr>
                <w:rFonts w:eastAsia="Calibri"/>
                <w:b/>
                <w:sz w:val="24"/>
                <w:szCs w:val="24"/>
                <w:lang w:eastAsia="ar-SA"/>
              </w:rPr>
            </w:pPr>
            <w:bookmarkStart w:name="_Toc137583019" w:id="6"/>
            <w:bookmarkStart w:name="_Toc153450634" w:id="7"/>
            <w:r w:rsidRPr="00153623">
              <w:rPr>
                <w:rFonts w:eastAsia="Calibri"/>
                <w:b/>
                <w:sz w:val="24"/>
                <w:szCs w:val="24"/>
                <w:lang w:eastAsia="ar-SA"/>
              </w:rPr>
              <w:t>7.3</w:t>
            </w:r>
            <w:r w:rsidRPr="00153623">
              <w:rPr>
                <w:rFonts w:eastAsia="Calibri" w:cs="Calibri"/>
                <w:b/>
                <w:sz w:val="24"/>
                <w:szCs w:val="24"/>
                <w:lang w:eastAsia="ar-SA"/>
              </w:rPr>
              <w:tab/>
            </w:r>
            <w:r w:rsidRPr="00153623">
              <w:rPr>
                <w:rFonts w:eastAsia="Calibri"/>
                <w:b/>
                <w:sz w:val="24"/>
                <w:szCs w:val="24"/>
                <w:lang w:eastAsia="ar-SA"/>
              </w:rPr>
              <w:t>Indicative Module Content, Organisation and Structure</w:t>
            </w:r>
            <w:bookmarkEnd w:id="6"/>
            <w:bookmarkEnd w:id="7"/>
          </w:p>
        </w:tc>
      </w:tr>
    </w:tbl>
    <w:tbl>
      <w:tblPr>
        <w:tblW w:w="907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127"/>
        <w:gridCol w:w="850"/>
        <w:gridCol w:w="3047"/>
        <w:gridCol w:w="3048"/>
      </w:tblGrid>
      <w:tr w:rsidR="00FA3D6A" w:rsidTr="00FA3D6A" w14:paraId="0F47FF96" w14:textId="77777777">
        <w:trPr>
          <w:trHeight w:val="265"/>
        </w:trPr>
        <w:tc>
          <w:tcPr>
            <w:tcW w:w="2127" w:type="dxa"/>
            <w:tcBorders>
              <w:top w:val="nil"/>
            </w:tcBorders>
            <w:shd w:val="clear" w:color="auto" w:fill="4471C4"/>
            <w:vAlign w:val="center"/>
          </w:tcPr>
          <w:p w:rsidR="00FA3D6A" w:rsidP="001E1FC9" w:rsidRDefault="00FA3D6A" w14:paraId="12C7336D" w14:textId="77777777">
            <w:pPr>
              <w:pStyle w:val="TableParagraph"/>
              <w:spacing w:before="11" w:line="242" w:lineRule="exact"/>
              <w:rPr>
                <w:b/>
                <w:sz w:val="20"/>
              </w:rPr>
            </w:pPr>
            <w:r>
              <w:rPr>
                <w:b/>
                <w:bCs/>
              </w:rPr>
              <w:t>Lecture Topic</w:t>
            </w:r>
          </w:p>
        </w:tc>
        <w:tc>
          <w:tcPr>
            <w:tcW w:w="850" w:type="dxa"/>
            <w:vAlign w:val="center"/>
          </w:tcPr>
          <w:p w:rsidR="00FA3D6A" w:rsidP="001E1FC9" w:rsidRDefault="00FA3D6A" w14:paraId="7F0CA619" w14:textId="77777777">
            <w:pPr>
              <w:pStyle w:val="TableParagraph"/>
              <w:spacing w:before="11" w:line="242" w:lineRule="exact"/>
              <w:rPr>
                <w:b/>
                <w:bCs/>
              </w:rPr>
            </w:pPr>
            <w:r>
              <w:rPr>
                <w:b/>
                <w:bCs/>
              </w:rPr>
              <w:t>Week</w:t>
            </w:r>
          </w:p>
        </w:tc>
        <w:tc>
          <w:tcPr>
            <w:tcW w:w="3047" w:type="dxa"/>
            <w:tcBorders>
              <w:top w:val="nil"/>
            </w:tcBorders>
            <w:shd w:val="clear" w:color="auto" w:fill="4471C4"/>
            <w:vAlign w:val="center"/>
          </w:tcPr>
          <w:p w:rsidR="00FA3D6A" w:rsidP="001E1FC9" w:rsidRDefault="00FA3D6A" w14:paraId="234D148E" w14:textId="77777777">
            <w:pPr>
              <w:pStyle w:val="TableParagraph"/>
              <w:spacing w:before="11" w:line="242" w:lineRule="exact"/>
              <w:rPr>
                <w:b/>
                <w:sz w:val="20"/>
              </w:rPr>
            </w:pPr>
            <w:r>
              <w:rPr>
                <w:b/>
                <w:bCs/>
              </w:rPr>
              <w:t>Detail</w:t>
            </w:r>
          </w:p>
        </w:tc>
        <w:tc>
          <w:tcPr>
            <w:tcW w:w="3048" w:type="dxa"/>
            <w:tcBorders>
              <w:top w:val="nil"/>
              <w:right w:val="nil"/>
            </w:tcBorders>
            <w:shd w:val="clear" w:color="auto" w:fill="4471C4"/>
            <w:vAlign w:val="center"/>
          </w:tcPr>
          <w:p w:rsidR="00FA3D6A" w:rsidP="001E1FC9" w:rsidRDefault="00FA3D6A" w14:paraId="5F1A4EA5" w14:textId="77777777">
            <w:pPr>
              <w:pStyle w:val="TableParagraph"/>
              <w:spacing w:before="11" w:line="242" w:lineRule="exact"/>
              <w:rPr>
                <w:b/>
                <w:sz w:val="20"/>
              </w:rPr>
            </w:pPr>
            <w:r>
              <w:rPr>
                <w:b/>
                <w:bCs/>
              </w:rPr>
              <w:t>Tutorials (Examples)</w:t>
            </w:r>
          </w:p>
        </w:tc>
      </w:tr>
      <w:tr w:rsidR="00FA3D6A" w:rsidTr="00FA3D6A" w14:paraId="55ED2C43" w14:textId="77777777">
        <w:trPr>
          <w:trHeight w:val="1279"/>
        </w:trPr>
        <w:tc>
          <w:tcPr>
            <w:tcW w:w="2127" w:type="dxa"/>
            <w:shd w:val="clear" w:color="auto" w:fill="D9E1F3"/>
          </w:tcPr>
          <w:p w:rsidR="00FA3D6A" w:rsidP="00FA3D6A" w:rsidRDefault="00FA3D6A" w14:paraId="5824E9B1" w14:textId="77777777">
            <w:pPr>
              <w:pStyle w:val="TableParagraph"/>
              <w:spacing w:before="1" w:line="259" w:lineRule="auto"/>
              <w:ind w:right="696"/>
              <w:rPr>
                <w:sz w:val="20"/>
              </w:rPr>
            </w:pPr>
            <w:r w:rsidRPr="0070487B">
              <w:rPr>
                <w:sz w:val="20"/>
              </w:rPr>
              <w:t>Introduction to Generative</w:t>
            </w:r>
            <w:r>
              <w:rPr>
                <w:sz w:val="20"/>
              </w:rPr>
              <w:t xml:space="preserve"> &amp; Responsible AI</w:t>
            </w:r>
          </w:p>
        </w:tc>
        <w:tc>
          <w:tcPr>
            <w:tcW w:w="850" w:type="dxa"/>
          </w:tcPr>
          <w:p w:rsidRPr="00FA3D6A" w:rsidR="00FA3D6A" w:rsidP="00FA3D6A" w:rsidRDefault="00FA3D6A" w14:paraId="1B262117" w14:textId="77777777">
            <w:pPr>
              <w:pStyle w:val="TableParagraph"/>
              <w:tabs>
                <w:tab w:val="left" w:pos="269"/>
              </w:tabs>
              <w:spacing w:before="36"/>
              <w:rPr>
                <w:b/>
                <w:bCs/>
                <w:sz w:val="20"/>
              </w:rPr>
            </w:pPr>
            <w:r w:rsidRPr="00FA3D6A">
              <w:rPr>
                <w:b/>
                <w:bCs/>
              </w:rPr>
              <w:t>1</w:t>
            </w:r>
          </w:p>
        </w:tc>
        <w:tc>
          <w:tcPr>
            <w:tcW w:w="3047" w:type="dxa"/>
            <w:shd w:val="clear" w:color="auto" w:fill="D9E1F3"/>
          </w:tcPr>
          <w:p>
            <w:pPr>
              <w:pStyle w:val="TableParagraph"/>
              <w:spacing w:before="20" w:after="40" w:line="252" w:lineRule="auto"/>
              <w:ind w:right="85"/>
              <w:rPr>
                <w:sz w:val="20"/>
              </w:rPr>
            </w:pPr>
            <w:r>
              <w:rPr>
                <w:sz w:val="20"/>
              </w:rPr>
              <w:t xml:space="preserve">The landscape of Generative AI: foundation models, proprietary and open-weight model families, and everyday AI tools (chat assistants, coding assistants, image, audio and video generators). Core concepts: data, parameters, tokens, training vs. inference, pre-training and post-training. Probabilistic Foundations: probability distributions, likelihood and maximum likelihood, sampling and temperature, latent variables and the generative vs. discriminative paradigm. Overview of generative model families (autoregressive, VAE, GAN, diffusion). Responsible AI: hallucination, bias, privacy, intellectual property, transparency and academic integrity.</w:t>
            </w:r>
          </w:p>
        </w:tc>
        <w:tc>
          <w:tcPr>
            <w:tcW w:w="3048" w:type="dxa"/>
            <w:shd w:val="clear" w:color="auto" w:fill="D9E1F3"/>
          </w:tcPr>
          <w:p>
            <w:pPr>
              <w:pStyle w:val="TableParagraph"/>
              <w:spacing w:before="20" w:after="40" w:line="252" w:lineRule="auto"/>
              <w:ind w:right="85"/>
              <w:rPr>
                <w:sz w:val="20"/>
              </w:rPr>
            </w:pPr>
            <w:r>
              <w:rPr>
                <w:sz w:val="20"/>
              </w:rPr>
              <w:t xml:space="preserve">Set up working environment (Python, Jupyter / Google Colab, Hugging Face account, safe handling of API keys).</w:t>
            </w:r>
          </w:p>
          <w:p>
            <w:pPr>
              <w:pStyle w:val="TableParagraph"/>
              <w:spacing w:before="20" w:after="40" w:line="252" w:lineRule="auto"/>
              <w:ind w:right="85"/>
              <w:rPr>
                <w:sz w:val="20"/>
              </w:rPr>
            </w:pPr>
            <w:r>
              <w:rPr>
                <w:sz w:val="20"/>
              </w:rPr>
              <w:t xml:space="preserve">Examples on Probabilistic Foundations: estimate likelihood and sample from a simple character-level model at different temperatures.</w:t>
            </w:r>
          </w:p>
          <w:p>
            <w:pPr>
              <w:pStyle w:val="TableParagraph"/>
              <w:spacing w:before="20" w:after="40" w:line="252" w:lineRule="auto"/>
              <w:ind w:right="85"/>
              <w:rPr>
                <w:sz w:val="20"/>
              </w:rPr>
            </w:pPr>
            <w:r>
              <w:rPr>
                <w:sz w:val="20"/>
              </w:rPr>
              <w:t xml:space="preserve">Show a generative model in action. Students try different inputs or prompts across AI tools and an open model, compare outputs and record errors.</w:t>
            </w:r>
          </w:p>
        </w:tc>
      </w:tr>
      <w:tr w:rsidR="00FA3D6A" w:rsidTr="00FA3D6A" w14:paraId="44368175" w14:textId="77777777">
        <w:trPr>
          <w:trHeight w:val="2015"/>
        </w:trPr>
        <w:tc>
          <w:tcPr>
            <w:tcW w:w="2127" w:type="dxa"/>
          </w:tcPr>
          <w:p w:rsidR="00FA3D6A" w:rsidP="00FA3D6A" w:rsidRDefault="00FA3D6A" w14:paraId="06C7F9E2" w14:textId="77777777">
            <w:pPr>
              <w:pStyle w:val="TableParagraph"/>
              <w:spacing w:before="1"/>
              <w:rPr>
                <w:sz w:val="20"/>
              </w:rPr>
            </w:pPr>
            <w:r w:rsidRPr="0070487B">
              <w:rPr>
                <w:sz w:val="20"/>
              </w:rPr>
              <w:t>Variational Autoencoders (VAEs)</w:t>
            </w:r>
          </w:p>
        </w:tc>
        <w:tc>
          <w:tcPr>
            <w:tcW w:w="850" w:type="dxa"/>
          </w:tcPr>
          <w:p w:rsidRPr="00FA3D6A" w:rsidR="00FA3D6A" w:rsidP="00FA3D6A" w:rsidRDefault="00FA3D6A" w14:paraId="40CA0A06" w14:textId="77777777">
            <w:pPr>
              <w:pStyle w:val="TableParagraph"/>
              <w:tabs>
                <w:tab w:val="left" w:pos="269"/>
              </w:tabs>
              <w:rPr>
                <w:b/>
                <w:bCs/>
                <w:sz w:val="20"/>
              </w:rPr>
            </w:pPr>
            <w:r w:rsidRPr="00FA3D6A">
              <w:rPr>
                <w:b/>
                <w:bCs/>
              </w:rPr>
              <w:t>2</w:t>
            </w:r>
          </w:p>
        </w:tc>
        <w:tc>
          <w:tcPr>
            <w:tcW w:w="3047" w:type="dxa"/>
          </w:tcPr>
          <w:p>
            <w:pPr>
              <w:pStyle w:val="TableParagraph"/>
              <w:spacing w:before="20" w:after="40" w:line="252" w:lineRule="auto"/>
              <w:ind w:right="85"/>
              <w:rPr>
                <w:sz w:val="20"/>
              </w:rPr>
            </w:pPr>
            <w:r>
              <w:rPr>
                <w:sz w:val="20"/>
              </w:rPr>
              <w:t xml:space="preserve">Motivation: from autoencoders to probabilistic generative models. Concept of Latent space and Exploration. Encoder-decoder architecture, probabilistic encoder and the reparameterisation trick. Reconstruction and Regularization (KL divergence) Loss and the evidence lower bound (ELBO). Training. Variants (e.g. Conditional VAE, β-VAE, VQ-VAE). Evaluation of VAEs (reconstruction error, sample quality, latent traversals). Applications of VAEs, including anomaly detection and the image autoencoder inside latent diffusion models.</w:t>
            </w:r>
          </w:p>
        </w:tc>
        <w:tc>
          <w:tcPr>
            <w:tcW w:w="3048" w:type="dxa"/>
          </w:tcPr>
          <w:p>
            <w:pPr>
              <w:pStyle w:val="TableParagraph"/>
              <w:spacing w:before="20" w:after="40" w:line="252" w:lineRule="auto"/>
              <w:ind w:right="85"/>
              <w:rPr>
                <w:sz w:val="20"/>
              </w:rPr>
            </w:pPr>
            <w:r>
              <w:rPr>
                <w:sz w:val="20"/>
              </w:rPr>
              <w:t xml:space="preserve">Implementing a VAE in PyTorch (e.g. MNIST or Fashion-MNIST).</w:t>
            </w:r>
          </w:p>
          <w:p>
            <w:pPr>
              <w:pStyle w:val="TableParagraph"/>
              <w:spacing w:before="20" w:after="40" w:line="252" w:lineRule="auto"/>
              <w:ind w:right="85"/>
              <w:rPr>
                <w:sz w:val="20"/>
              </w:rPr>
            </w:pPr>
            <w:r>
              <w:rPr>
                <w:sz w:val="20"/>
              </w:rPr>
              <w:t xml:space="preserve">Visualize the latent space and latent space interpolation.</w:t>
            </w:r>
          </w:p>
          <w:p>
            <w:pPr>
              <w:pStyle w:val="TableParagraph"/>
              <w:spacing w:before="20" w:after="40" w:line="252" w:lineRule="auto"/>
              <w:ind w:right="85"/>
              <w:rPr>
                <w:sz w:val="20"/>
              </w:rPr>
            </w:pPr>
            <w:r>
              <w:rPr>
                <w:sz w:val="20"/>
              </w:rPr>
              <w:t xml:space="preserve">Generate new images from the learned latent distribution and compare the effect of the KL weight (β).</w:t>
            </w:r>
          </w:p>
        </w:tc>
      </w:tr>
      <w:tr w:rsidR="00FA3D6A" w:rsidTr="00FA3D6A" w14:paraId="0A0A57C0" w14:textId="77777777">
        <w:trPr>
          <w:trHeight w:val="1905"/>
        </w:trPr>
        <w:tc>
          <w:tcPr>
            <w:tcW w:w="2127" w:type="dxa"/>
            <w:shd w:val="clear" w:color="auto" w:fill="D9E1F3"/>
          </w:tcPr>
          <w:p w:rsidR="00FA3D6A" w:rsidP="00FA3D6A" w:rsidRDefault="00FA3D6A" w14:paraId="7A1147BB" w14:textId="77777777">
            <w:pPr>
              <w:pStyle w:val="TableParagraph"/>
              <w:spacing w:before="1"/>
              <w:rPr>
                <w:sz w:val="20"/>
              </w:rPr>
            </w:pPr>
            <w:r w:rsidRPr="0070487B">
              <w:rPr>
                <w:sz w:val="20"/>
              </w:rPr>
              <w:t>Generative Adversarial Networks (GANs)</w:t>
            </w:r>
          </w:p>
        </w:tc>
        <w:tc>
          <w:tcPr>
            <w:tcW w:w="850" w:type="dxa"/>
          </w:tcPr>
          <w:p w:rsidRPr="00FA3D6A" w:rsidR="00FA3D6A" w:rsidP="00FA3D6A" w:rsidRDefault="00FA3D6A" w14:paraId="03F9D629" w14:textId="77777777">
            <w:pPr>
              <w:pStyle w:val="TableParagraph"/>
              <w:rPr>
                <w:b/>
                <w:bCs/>
                <w:sz w:val="20"/>
              </w:rPr>
            </w:pPr>
            <w:r w:rsidRPr="00FA3D6A">
              <w:rPr>
                <w:b/>
                <w:bCs/>
              </w:rPr>
              <w:t>3</w:t>
            </w:r>
          </w:p>
        </w:tc>
        <w:tc>
          <w:tcPr>
            <w:tcW w:w="3047" w:type="dxa"/>
            <w:shd w:val="clear" w:color="auto" w:fill="D9E1F3"/>
          </w:tcPr>
          <w:p>
            <w:pPr>
              <w:pStyle w:val="TableParagraph"/>
              <w:spacing w:before="20" w:after="40" w:line="252" w:lineRule="auto"/>
              <w:ind w:right="85"/>
              <w:rPr>
                <w:sz w:val="20"/>
              </w:rPr>
            </w:pPr>
            <w:r>
              <w:rPr>
                <w:sz w:val="20"/>
              </w:rPr>
              <w:t xml:space="preserve">Motivation for adversarial learning. GAN Architecture (Generator, Discriminator). GAN Objective Function (minimax game, non-saturating loss). Training Challenges (mode collapse, instability, vanishing gradients) and stabilisation techniques (e.g. Wasserstein loss, spectral normalisation). Variants (e.g. DCGAN, cGAN, Pix2Pix / CycleGAN, StyleGAN). Evaluation of GANs (FID, Inception Score, precision and recall, human judgement). Applications of GANs, including super-resolution, image-to-image translation and adversarial distillation of fast diffusion models; misuse such as deepfakes.</w:t>
            </w:r>
          </w:p>
        </w:tc>
        <w:tc>
          <w:tcPr>
            <w:tcW w:w="3048" w:type="dxa"/>
            <w:shd w:val="clear" w:color="auto" w:fill="D9E1F3"/>
          </w:tcPr>
          <w:p>
            <w:pPr>
              <w:pStyle w:val="TableParagraph"/>
              <w:spacing w:before="20" w:after="40" w:line="252" w:lineRule="auto"/>
              <w:ind w:right="85"/>
              <w:rPr>
                <w:sz w:val="20"/>
              </w:rPr>
            </w:pPr>
            <w:r>
              <w:rPr>
                <w:sz w:val="20"/>
              </w:rPr>
              <w:t xml:space="preserve">Implementing a GAN (DCGAN) in PyTorch.</w:t>
            </w:r>
          </w:p>
          <w:p>
            <w:pPr>
              <w:pStyle w:val="TableParagraph"/>
              <w:spacing w:before="20" w:after="40" w:line="252" w:lineRule="auto"/>
              <w:ind w:right="85"/>
              <w:rPr>
                <w:sz w:val="20"/>
              </w:rPr>
            </w:pPr>
            <w:r>
              <w:rPr>
                <w:sz w:val="20"/>
              </w:rPr>
              <w:t xml:space="preserve">Visualizing generator outputs across epochs and diagnosing training through losses and mode collapse.</w:t>
            </w:r>
          </w:p>
          <w:p>
            <w:pPr>
              <w:pStyle w:val="TableParagraph"/>
              <w:spacing w:before="20" w:after="40" w:line="252" w:lineRule="auto"/>
              <w:ind w:right="85"/>
              <w:rPr>
                <w:sz w:val="20"/>
              </w:rPr>
            </w:pPr>
            <w:r>
              <w:rPr>
                <w:sz w:val="20"/>
              </w:rPr>
              <w:t xml:space="preserve">Exploring latent space interpolations.</w:t>
            </w:r>
          </w:p>
        </w:tc>
      </w:tr>
      <w:tr w:rsidR="00FA3D6A" w:rsidTr="00FA3D6A" w14:paraId="0B81B74B" w14:textId="77777777">
        <w:trPr>
          <w:trHeight w:val="1090"/>
        </w:trPr>
        <w:tc>
          <w:tcPr>
            <w:tcW w:w="2127" w:type="dxa"/>
          </w:tcPr>
          <w:p w:rsidR="00FA3D6A" w:rsidP="00FA3D6A" w:rsidRDefault="00FA3D6A" w14:paraId="49D51EB7" w14:textId="77777777">
            <w:pPr>
              <w:pStyle w:val="TableParagraph"/>
              <w:spacing w:before="1"/>
              <w:rPr>
                <w:sz w:val="20"/>
              </w:rPr>
            </w:pPr>
            <w:r w:rsidRPr="0070487B">
              <w:rPr>
                <w:sz w:val="20"/>
              </w:rPr>
              <w:t>Diffusion Models</w:t>
            </w:r>
          </w:p>
        </w:tc>
        <w:tc>
          <w:tcPr>
            <w:tcW w:w="850" w:type="dxa"/>
          </w:tcPr>
          <w:p w:rsidRPr="00FA3D6A" w:rsidR="00FA3D6A" w:rsidP="00FA3D6A" w:rsidRDefault="00FA3D6A" w14:paraId="100834A4" w14:textId="77777777">
            <w:pPr>
              <w:pStyle w:val="TableParagraph"/>
              <w:tabs>
                <w:tab w:val="left" w:pos="268"/>
                <w:tab w:val="left" w:pos="270"/>
              </w:tabs>
              <w:spacing w:before="1" w:line="280" w:lineRule="atLeast"/>
              <w:ind w:left="0" w:right="122"/>
              <w:rPr>
                <w:b/>
                <w:bCs/>
                <w:sz w:val="20"/>
                <w:lang w:val="en-IE"/>
              </w:rPr>
            </w:pPr>
            <w:r w:rsidRPr="00FA3D6A">
              <w:rPr>
                <w:b/>
                <w:bCs/>
              </w:rPr>
              <w:t>4</w:t>
            </w:r>
          </w:p>
        </w:tc>
        <w:tc>
          <w:tcPr>
            <w:tcW w:w="3047" w:type="dxa"/>
          </w:tcPr>
          <w:p>
            <w:pPr>
              <w:pStyle w:val="TableParagraph"/>
              <w:spacing w:before="20" w:after="40" w:line="252" w:lineRule="auto"/>
              <w:ind w:right="85"/>
              <w:rPr>
                <w:sz w:val="20"/>
              </w:rPr>
            </w:pPr>
            <w:r>
              <w:rPr>
                <w:sz w:val="20"/>
              </w:rPr>
              <w:t xml:space="preserve">Motivation, Limitations of GANs and VAEs that diffusion models address. Theoretical Foundations (forward noising process, noise schedules, learned reverse process, noise-prediction objective, score-based view). Core Architecture (U-Net and diffusion transformers; latent diffusion with an autoencoder and a text encoder). Denoising Process and samplers (DDPM, DDIM, few-step sampling), classifier-free guidance. Variants (flow matching / rectified flow, distilled few-step models, image editing and control, video and audio diffusion). Evaluation (FID, CLIP score, human preference). Applications. Comparison with other generative models.</w:t>
            </w:r>
          </w:p>
        </w:tc>
        <w:tc>
          <w:tcPr>
            <w:tcW w:w="3048" w:type="dxa"/>
          </w:tcPr>
          <w:p>
            <w:pPr>
              <w:pStyle w:val="TableParagraph"/>
              <w:spacing w:before="20" w:after="40" w:line="252" w:lineRule="auto"/>
              <w:ind w:right="85"/>
              <w:rPr>
                <w:sz w:val="20"/>
              </w:rPr>
            </w:pPr>
            <w:r>
              <w:rPr>
                <w:sz w:val="20"/>
              </w:rPr>
              <w:t xml:space="preserve">Training a simple diffusion model and visualising the forward (noising) and reverse (denoising) processes.</w:t>
            </w:r>
          </w:p>
          <w:p>
            <w:pPr>
              <w:pStyle w:val="TableParagraph"/>
              <w:spacing w:before="20" w:after="40" w:line="252" w:lineRule="auto"/>
              <w:ind w:right="85"/>
              <w:rPr>
                <w:sz w:val="20"/>
              </w:rPr>
            </w:pPr>
            <w:r>
              <w:rPr>
                <w:sz w:val="20"/>
              </w:rPr>
              <w:t xml:space="preserve">Generate images using a pre-trained diffusion model (e.g., Stable Diffusion via Hugging Face Diffusers).</w:t>
            </w:r>
          </w:p>
          <w:p>
            <w:pPr>
              <w:pStyle w:val="TableParagraph"/>
              <w:spacing w:before="20" w:after="40" w:line="252" w:lineRule="auto"/>
              <w:ind w:right="85"/>
              <w:rPr>
                <w:sz w:val="20"/>
              </w:rPr>
            </w:pPr>
            <w:r>
              <w:rPr>
                <w:sz w:val="20"/>
              </w:rPr>
              <w:t xml:space="preserve">Experiment with different noise steps, guidance scales, seeds and negative prompts.</w:t>
            </w:r>
          </w:p>
        </w:tc>
      </w:tr>
      <w:tr w:rsidR="00FA3D6A" w:rsidTr="00FA3D6A" w14:paraId="7553E057" w14:textId="77777777">
        <w:trPr>
          <w:trHeight w:val="1364"/>
        </w:trPr>
        <w:tc>
          <w:tcPr>
            <w:tcW w:w="2127" w:type="dxa"/>
            <w:shd w:val="clear" w:color="auto" w:fill="D9E1F3"/>
          </w:tcPr>
          <w:p w:rsidR="00FA3D6A" w:rsidP="00FA3D6A" w:rsidRDefault="00FA3D6A" w14:paraId="0A6168CE" w14:textId="77777777">
            <w:pPr>
              <w:pStyle w:val="TableParagraph"/>
              <w:spacing w:before="1"/>
              <w:rPr>
                <w:sz w:val="20"/>
              </w:rPr>
            </w:pPr>
            <w:r w:rsidRPr="0070487B">
              <w:rPr>
                <w:sz w:val="20"/>
              </w:rPr>
              <w:t>Transformers &amp; Attention</w:t>
            </w:r>
          </w:p>
        </w:tc>
        <w:tc>
          <w:tcPr>
            <w:tcW w:w="850" w:type="dxa"/>
          </w:tcPr>
          <w:p w:rsidRPr="00FA3D6A" w:rsidR="00FA3D6A" w:rsidP="00FA3D6A" w:rsidRDefault="00FA3D6A" w14:paraId="55FE4EEC" w14:textId="77777777">
            <w:pPr>
              <w:pStyle w:val="TableParagraph"/>
              <w:tabs>
                <w:tab w:val="left" w:pos="269"/>
              </w:tabs>
              <w:rPr>
                <w:b/>
                <w:bCs/>
                <w:sz w:val="20"/>
              </w:rPr>
            </w:pPr>
            <w:r w:rsidRPr="00FA3D6A">
              <w:rPr>
                <w:b/>
                <w:bCs/>
              </w:rPr>
              <w:t>5</w:t>
            </w:r>
          </w:p>
        </w:tc>
        <w:tc>
          <w:tcPr>
            <w:tcW w:w="3047" w:type="dxa"/>
            <w:shd w:val="clear" w:color="auto" w:fill="D9E1F3"/>
          </w:tcPr>
          <w:p>
            <w:pPr>
              <w:pStyle w:val="TableParagraph"/>
              <w:spacing w:before="20" w:after="40" w:line="252" w:lineRule="auto"/>
              <w:ind w:right="85"/>
              <w:rPr>
                <w:sz w:val="20"/>
              </w:rPr>
            </w:pPr>
            <w:r>
              <w:rPr>
                <w:sz w:val="20"/>
              </w:rPr>
              <w:t xml:space="preserve">Motivation, Limitations of recurrent architectures (long-term dependencies, parallelisation). Tokenisation and embeddings. Attention Mechanism (scaled dot-product Self-Attention with queries, keys and values, Multi-Head Attention, Cross-attention, causal masking). Positional encoding (sinusoidal, rotary). Transformer Architecture and Components (residual connections, layer normalisation, feed-forward layers; encoder-only, decoder-only and encoder-decoder). Training (masked and next-token objectives), Evaluation (perplexity), Variants and efficiency techniques (KV cache, efficient attention, mixture-of-experts, long context), Applications (text, vision transformers, speech).</w:t>
            </w:r>
          </w:p>
        </w:tc>
        <w:tc>
          <w:tcPr>
            <w:tcW w:w="3048" w:type="dxa"/>
            <w:shd w:val="clear" w:color="auto" w:fill="D9E1F3"/>
          </w:tcPr>
          <w:p>
            <w:pPr>
              <w:pStyle w:val="TableParagraph"/>
              <w:spacing w:before="20" w:after="40" w:line="252" w:lineRule="auto"/>
              <w:ind w:right="85"/>
              <w:rPr>
                <w:sz w:val="20"/>
              </w:rPr>
            </w:pPr>
            <w:r>
              <w:rPr>
                <w:sz w:val="20"/>
              </w:rPr>
              <w:t xml:space="preserve">Lab balances coding, visualisation, and critical thinking. Students not only build simple transformer models (blocks and attention mechanisms) but also interrogate how transformers use them in practice.</w:t>
            </w:r>
          </w:p>
          <w:p>
            <w:pPr>
              <w:pStyle w:val="TableParagraph"/>
              <w:spacing w:before="20" w:after="40" w:line="252" w:lineRule="auto"/>
              <w:ind w:right="85"/>
              <w:rPr>
                <w:sz w:val="20"/>
              </w:rPr>
            </w:pPr>
            <w:r>
              <w:rPr>
                <w:sz w:val="20"/>
              </w:rPr>
              <w:t xml:space="preserve">Implement scaled dot-product and multi-head attention in PyTorch, train a small character-level transformer and visualise the attention maps of a pre-trained model.</w:t>
            </w:r>
          </w:p>
        </w:tc>
      </w:tr>
      <w:tr w:rsidR="00FA3D6A" w:rsidTr="00FA3D6A" w14:paraId="78B4F794" w14:textId="77777777">
        <w:trPr>
          <w:trHeight w:val="1557"/>
        </w:trPr>
        <w:tc>
          <w:tcPr>
            <w:tcW w:w="2127" w:type="dxa"/>
          </w:tcPr>
          <w:p w:rsidR="00FA3D6A" w:rsidP="00FA3D6A" w:rsidRDefault="00FA3D6A" w14:paraId="2DD259ED" w14:textId="77777777">
            <w:pPr>
              <w:pStyle w:val="TableParagraph"/>
              <w:spacing w:before="1"/>
              <w:rPr>
                <w:sz w:val="20"/>
              </w:rPr>
            </w:pPr>
            <w:r w:rsidRPr="0070487B">
              <w:rPr>
                <w:sz w:val="20"/>
              </w:rPr>
              <w:t>Large Language Models (LLMs) and families</w:t>
            </w:r>
          </w:p>
        </w:tc>
        <w:tc>
          <w:tcPr>
            <w:tcW w:w="850" w:type="dxa"/>
          </w:tcPr>
          <w:p w:rsidRPr="00FA3D6A" w:rsidR="00FA3D6A" w:rsidP="00FA3D6A" w:rsidRDefault="00FA3D6A" w14:paraId="79D0975C" w14:textId="77777777">
            <w:pPr>
              <w:pStyle w:val="TableParagraph"/>
              <w:tabs>
                <w:tab w:val="left" w:pos="269"/>
              </w:tabs>
              <w:spacing w:before="1"/>
              <w:rPr>
                <w:b/>
                <w:bCs/>
                <w:sz w:val="20"/>
                <w:lang w:val="en-IE"/>
              </w:rPr>
            </w:pPr>
            <w:r w:rsidRPr="00FA3D6A">
              <w:rPr>
                <w:b/>
                <w:bCs/>
              </w:rPr>
              <w:t>6</w:t>
            </w:r>
          </w:p>
        </w:tc>
        <w:tc>
          <w:tcPr>
            <w:tcW w:w="3047" w:type="dxa"/>
          </w:tcPr>
          <w:p>
            <w:pPr>
              <w:pStyle w:val="TableParagraph"/>
              <w:spacing w:before="20" w:after="40" w:line="252" w:lineRule="auto"/>
              <w:ind w:right="85"/>
              <w:rPr>
                <w:sz w:val="20"/>
              </w:rPr>
            </w:pPr>
            <w:r>
              <w:rPr>
                <w:sz w:val="20"/>
              </w:rPr>
              <w:t xml:space="preserve">Evolution of NLP (n-grams, word embeddings, RNNs, Transformers, LLMs). How Transformers are used in LLMs and generative models: pre-training, scaling laws, context windows and decoding strategies (greedy, temperature, top-k, top-p). Architecture Overview. LLM families: encoder (BERT), encoder-decoder (T5) and decoder-only (e.g. GPT, LLaMA, Gemini, Claude, Mistral, Qwen, DeepSeek); proprietary vs. open-weight models, small language models, mixture-of-experts and reasoning models (test-time compute). Model cards, licences and benchmarks. Applications.</w:t>
            </w:r>
          </w:p>
        </w:tc>
        <w:tc>
          <w:tcPr>
            <w:tcW w:w="3048" w:type="dxa"/>
          </w:tcPr>
          <w:p>
            <w:pPr>
              <w:pStyle w:val="TableParagraph"/>
              <w:spacing w:before="20" w:after="40" w:line="252" w:lineRule="auto"/>
              <w:ind w:right="85"/>
              <w:rPr>
                <w:sz w:val="20"/>
              </w:rPr>
            </w:pPr>
            <w:r>
              <w:rPr>
                <w:sz w:val="20"/>
              </w:rPr>
              <w:t xml:space="preserve">Use pretrained models (Hugging Face pipelines).</w:t>
            </w:r>
          </w:p>
          <w:p>
            <w:pPr>
              <w:pStyle w:val="TableParagraph"/>
              <w:spacing w:before="20" w:after="40" w:line="252" w:lineRule="auto"/>
              <w:ind w:right="85"/>
              <w:rPr>
                <w:sz w:val="20"/>
              </w:rPr>
            </w:pPr>
            <w:r>
              <w:rPr>
                <w:sz w:val="20"/>
              </w:rPr>
              <w:t xml:space="preserve">Comparing outputs across families (e.g., BERT vs T5 vs GPT-style decoder models).</w:t>
            </w:r>
          </w:p>
          <w:p>
            <w:pPr>
              <w:pStyle w:val="TableParagraph"/>
              <w:spacing w:before="20" w:after="40" w:line="252" w:lineRule="auto"/>
              <w:ind w:right="85"/>
              <w:rPr>
                <w:sz w:val="20"/>
              </w:rPr>
            </w:pPr>
            <w:r>
              <w:rPr>
                <w:sz w:val="20"/>
              </w:rPr>
              <w:t xml:space="preserve">Query a GPT or LLaMA-family model using the Hugging Face API or a local runtime; compare decoding settings and token counts.</w:t>
            </w:r>
          </w:p>
        </w:tc>
      </w:tr>
      <w:tr w:rsidR="00FA3D6A" w:rsidTr="00FA3D6A" w14:paraId="552948F8" w14:textId="77777777">
        <w:trPr>
          <w:trHeight w:val="1363"/>
        </w:trPr>
        <w:tc>
          <w:tcPr>
            <w:tcW w:w="2127" w:type="dxa"/>
            <w:shd w:val="clear" w:color="auto" w:fill="D9E1F3"/>
          </w:tcPr>
          <w:p w:rsidR="00FA3D6A" w:rsidP="00FA3D6A" w:rsidRDefault="00FA3D6A" w14:paraId="518ADD34" w14:textId="77777777">
            <w:pPr>
              <w:pStyle w:val="TableParagraph"/>
              <w:spacing w:before="1"/>
              <w:rPr>
                <w:sz w:val="20"/>
              </w:rPr>
            </w:pPr>
            <w:r w:rsidRPr="0070487B">
              <w:rPr>
                <w:sz w:val="20"/>
              </w:rPr>
              <w:t>Prompt Engineering and evaluation</w:t>
            </w:r>
          </w:p>
        </w:tc>
        <w:tc>
          <w:tcPr>
            <w:tcW w:w="850" w:type="dxa"/>
          </w:tcPr>
          <w:p w:rsidRPr="00FA3D6A" w:rsidR="00FA3D6A" w:rsidP="00FA3D6A" w:rsidRDefault="00FA3D6A" w14:paraId="5754F838" w14:textId="77777777">
            <w:pPr>
              <w:pStyle w:val="TableParagraph"/>
              <w:spacing w:before="37"/>
              <w:rPr>
                <w:b/>
                <w:bCs/>
                <w:sz w:val="20"/>
              </w:rPr>
            </w:pPr>
            <w:r w:rsidRPr="00FA3D6A">
              <w:rPr>
                <w:b/>
                <w:bCs/>
              </w:rPr>
              <w:t>7</w:t>
            </w:r>
          </w:p>
        </w:tc>
        <w:tc>
          <w:tcPr>
            <w:tcW w:w="3047" w:type="dxa"/>
            <w:shd w:val="clear" w:color="auto" w:fill="D9E1F3"/>
          </w:tcPr>
          <w:p>
            <w:pPr>
              <w:pStyle w:val="TableParagraph"/>
              <w:spacing w:before="20" w:after="40" w:line="252" w:lineRule="auto"/>
              <w:ind w:right="85"/>
              <w:rPr>
                <w:sz w:val="20"/>
              </w:rPr>
            </w:pPr>
            <w:r>
              <w:rPr>
                <w:sz w:val="20"/>
              </w:rPr>
              <w:t xml:space="preserve">The paradigm shift (pre-training vs fine-tuning vs prompt-based usage and in-context learning). Anatomy of a prompt (system and user messages, instructions, context, examples, output format). Basic Prompting Techniques (zero-shot, one-shot, few shot, role based), Chain-of-Thought (CoT) prompting, self-consistency, prompt chaining and prompting reasoning models. Structured outputs and context engineering. Prompting for Different Tasks (text, code, data extraction, images). Evaluation Methods (test sets, rubrics, reference-based metrics, LLM-as-a-judge, human evaluation). Limitations and Challenges (hallucination, prompt sensitivity, prompt injection). Supporting tools.</w:t>
            </w:r>
          </w:p>
        </w:tc>
        <w:tc>
          <w:tcPr>
            <w:tcW w:w="3048" w:type="dxa"/>
            <w:shd w:val="clear" w:color="auto" w:fill="D9E1F3"/>
          </w:tcPr>
          <w:p>
            <w:pPr>
              <w:pStyle w:val="TableParagraph"/>
              <w:spacing w:before="20" w:after="40" w:line="252" w:lineRule="auto"/>
              <w:ind w:right="85"/>
              <w:rPr>
                <w:sz w:val="20"/>
              </w:rPr>
            </w:pPr>
            <w:r>
              <w:rPr>
                <w:sz w:val="20"/>
              </w:rPr>
              <w:t xml:space="preserve">Explore different case studies in prompt engineering and different prompt styles on pre-trained LLMs.</w:t>
            </w:r>
          </w:p>
          <w:p>
            <w:pPr>
              <w:pStyle w:val="TableParagraph"/>
              <w:spacing w:before="20" w:after="40" w:line="252" w:lineRule="auto"/>
              <w:ind w:right="85"/>
              <w:rPr>
                <w:sz w:val="20"/>
              </w:rPr>
            </w:pPr>
            <w:r>
              <w:rPr>
                <w:sz w:val="20"/>
              </w:rPr>
              <w:t xml:space="preserve">Build a small prompt evaluation set: compare zero-shot, few-shot and CoT prompts, validate structured (JSON) outputs and test a prompt-injection case.</w:t>
            </w:r>
          </w:p>
        </w:tc>
      </w:tr>
      <w:tr w:rsidR="00FA3D6A" w:rsidTr="00FA3D6A" w14:paraId="32EF3B68" w14:textId="77777777">
        <w:trPr>
          <w:trHeight w:val="2182"/>
        </w:trPr>
        <w:tc>
          <w:tcPr>
            <w:tcW w:w="2127" w:type="dxa"/>
          </w:tcPr>
          <w:p w:rsidR="00FA3D6A" w:rsidP="00FA3D6A" w:rsidRDefault="00FA3D6A" w14:paraId="2BE13FCA" w14:textId="77777777">
            <w:pPr>
              <w:pStyle w:val="TableParagraph"/>
              <w:spacing w:before="1"/>
              <w:rPr>
                <w:sz w:val="20"/>
              </w:rPr>
            </w:pPr>
            <w:r w:rsidRPr="0070487B">
              <w:rPr>
                <w:sz w:val="20"/>
              </w:rPr>
              <w:t>Fine-Tuning and Domain Adaptation</w:t>
            </w:r>
          </w:p>
        </w:tc>
        <w:tc>
          <w:tcPr>
            <w:tcW w:w="850" w:type="dxa"/>
          </w:tcPr>
          <w:p w:rsidRPr="00FA3D6A" w:rsidR="00FA3D6A" w:rsidP="00FA3D6A" w:rsidRDefault="00FA3D6A" w14:paraId="7B58FF39" w14:textId="77777777">
            <w:pPr>
              <w:pStyle w:val="TableParagraph"/>
              <w:tabs>
                <w:tab w:val="left" w:pos="269"/>
              </w:tabs>
              <w:spacing w:before="37"/>
              <w:rPr>
                <w:b/>
                <w:bCs/>
                <w:sz w:val="20"/>
              </w:rPr>
            </w:pPr>
            <w:r w:rsidRPr="00FA3D6A">
              <w:rPr>
                <w:b/>
                <w:bCs/>
              </w:rPr>
              <w:t>8</w:t>
            </w:r>
          </w:p>
        </w:tc>
        <w:tc>
          <w:tcPr>
            <w:tcW w:w="3047" w:type="dxa"/>
          </w:tcPr>
          <w:p>
            <w:pPr>
              <w:pStyle w:val="TableParagraph"/>
              <w:spacing w:before="20" w:after="40" w:line="252" w:lineRule="auto"/>
              <w:ind w:right="85"/>
              <w:rPr>
                <w:sz w:val="20"/>
              </w:rPr>
            </w:pPr>
            <w:r>
              <w:rPr>
                <w:sz w:val="20"/>
              </w:rPr>
              <w:t xml:space="preserve">Choosing between prompting, retrieval and fine-tuning. Fine-tuning approaches: full fine-tuning, supervised fine-tuning (SFT) and Instruction Tuning. Preference alignment: reinforcement learning with human feedback (RLHF), direct preference optimisation (DPO) and reinforcement learning with verifiable rewards for reasoning models. Parameter-efficient tuning: LoRA, QLoRA, adapters, prompt tuning. Knowledge distillation. Domain-Specific Fine-Tuning (data preparation, chat templates, overfitting, catastrophic forgetting). Evaluation &amp; Benchmarks.</w:t>
            </w:r>
          </w:p>
        </w:tc>
        <w:tc>
          <w:tcPr>
            <w:tcW w:w="3048" w:type="dxa"/>
          </w:tcPr>
          <w:p>
            <w:pPr>
              <w:pStyle w:val="TableParagraph"/>
              <w:spacing w:before="20" w:after="40" w:line="252" w:lineRule="auto"/>
              <w:ind w:right="85"/>
              <w:rPr>
                <w:sz w:val="20"/>
              </w:rPr>
            </w:pPr>
            <w:r>
              <w:rPr>
                <w:sz w:val="20"/>
              </w:rPr>
              <w:t xml:space="preserve">Fine-tune a small pre-trained LLM for a domain-specific task.</w:t>
            </w:r>
          </w:p>
          <w:p>
            <w:pPr>
              <w:pStyle w:val="TableParagraph"/>
              <w:spacing w:before="20" w:after="40" w:line="252" w:lineRule="auto"/>
              <w:ind w:right="85"/>
              <w:rPr>
                <w:sz w:val="20"/>
              </w:rPr>
            </w:pPr>
            <w:r>
              <w:rPr>
                <w:sz w:val="20"/>
              </w:rPr>
              <w:t xml:space="preserve">Apply parameter-efficient fine-tuning (LoRA / QLoRA) with Hugging Face PEFT and TRL.</w:t>
            </w:r>
          </w:p>
          <w:p>
            <w:pPr>
              <w:pStyle w:val="TableParagraph"/>
              <w:spacing w:before="20" w:after="40" w:line="252" w:lineRule="auto"/>
              <w:ind w:right="85"/>
              <w:rPr>
                <w:sz w:val="20"/>
              </w:rPr>
            </w:pPr>
            <w:r>
              <w:rPr>
                <w:sz w:val="20"/>
              </w:rPr>
              <w:t xml:space="preserve">Compare base vs fine-tuned model performance on a held-out test set.</w:t>
            </w:r>
          </w:p>
        </w:tc>
      </w:tr>
      <w:tr w:rsidR="00FA3D6A" w:rsidTr="00FA3D6A" w14:paraId="33826FB0" w14:textId="77777777">
        <w:trPr>
          <w:trHeight w:val="1091"/>
        </w:trPr>
        <w:tc>
          <w:tcPr>
            <w:tcW w:w="2127" w:type="dxa"/>
            <w:shd w:val="clear" w:color="auto" w:fill="D9E1F3"/>
          </w:tcPr>
          <w:p w:rsidR="00FA3D6A" w:rsidP="00FA3D6A" w:rsidRDefault="00FA3D6A" w14:paraId="1EC6CBAA" w14:textId="77777777">
            <w:pPr>
              <w:pStyle w:val="TableParagraph"/>
              <w:spacing w:before="1"/>
              <w:rPr>
                <w:sz w:val="20"/>
              </w:rPr>
            </w:pPr>
            <w:r>
              <w:rPr>
                <w:sz w:val="20"/>
              </w:rPr>
              <w:t>F</w:t>
            </w:r>
            <w:r w:rsidRPr="00875B81">
              <w:rPr>
                <w:sz w:val="20"/>
              </w:rPr>
              <w:t>oundations of Multimodal Generative AI</w:t>
            </w:r>
          </w:p>
        </w:tc>
        <w:tc>
          <w:tcPr>
            <w:tcW w:w="850" w:type="dxa"/>
          </w:tcPr>
          <w:p w:rsidRPr="00FA3D6A" w:rsidR="00FA3D6A" w:rsidP="00FA3D6A" w:rsidRDefault="00FA3D6A" w14:paraId="4B800C27" w14:textId="77777777">
            <w:pPr>
              <w:pStyle w:val="TableParagraph"/>
              <w:tabs>
                <w:tab w:val="left" w:pos="269"/>
              </w:tabs>
              <w:spacing w:before="37"/>
              <w:rPr>
                <w:b/>
                <w:bCs/>
                <w:sz w:val="20"/>
              </w:rPr>
            </w:pPr>
            <w:r w:rsidRPr="00FA3D6A">
              <w:rPr>
                <w:b/>
                <w:bCs/>
              </w:rPr>
              <w:t>9</w:t>
            </w:r>
          </w:p>
        </w:tc>
        <w:tc>
          <w:tcPr>
            <w:tcW w:w="3047" w:type="dxa"/>
            <w:shd w:val="clear" w:color="auto" w:fill="D9E1F3"/>
          </w:tcPr>
          <w:p>
            <w:pPr>
              <w:pStyle w:val="TableParagraph"/>
              <w:spacing w:before="20" w:after="40" w:line="252" w:lineRule="auto"/>
              <w:ind w:right="85"/>
              <w:rPr>
                <w:sz w:val="20"/>
              </w:rPr>
            </w:pPr>
            <w:r>
              <w:rPr>
                <w:sz w:val="20"/>
              </w:rPr>
              <w:t xml:space="preserve">Definition of modalities (text, image, audio, video). Key Concepts &amp; Terminology (modality, cross modal, multi modal, alignment, fusion: early, late and cross-attention). Representation learning across modalities (vision transformers, audio encoders, image and audio tokens, shared embedding spaces). Key multimodal architectures and models (dual encoders, fusion encoders, encoder-decoders, vision encoders connected to LLMs). Contrastive Learning (CLIP, SigLIP; contrastive loss, zero-shot classification), Vision-Language Transformers.</w:t>
            </w:r>
          </w:p>
        </w:tc>
        <w:tc>
          <w:tcPr>
            <w:tcW w:w="3048" w:type="dxa"/>
            <w:shd w:val="clear" w:color="auto" w:fill="D9E1F3"/>
          </w:tcPr>
          <w:p>
            <w:pPr>
              <w:pStyle w:val="TableParagraph"/>
              <w:spacing w:before="20" w:after="40" w:line="252" w:lineRule="auto"/>
              <w:ind w:right="85"/>
              <w:rPr>
                <w:sz w:val="20"/>
              </w:rPr>
            </w:pPr>
            <w:r>
              <w:rPr>
                <w:sz w:val="20"/>
              </w:rPr>
              <w:t xml:space="preserve">Understand modalities and embeddings.</w:t>
            </w:r>
          </w:p>
          <w:p>
            <w:pPr>
              <w:pStyle w:val="TableParagraph"/>
              <w:spacing w:before="20" w:after="40" w:line="252" w:lineRule="auto"/>
              <w:ind w:right="85"/>
              <w:rPr>
                <w:sz w:val="20"/>
              </w:rPr>
            </w:pPr>
            <w:r>
              <w:rPr>
                <w:sz w:val="20"/>
              </w:rPr>
              <w:t xml:space="preserve">Explore text–image embeddings, alignment, and retrieval using pre-trained models like CLIP (zero-shot classification and text-to-image search).</w:t>
            </w:r>
          </w:p>
          <w:p>
            <w:pPr>
              <w:pStyle w:val="TableParagraph"/>
              <w:spacing w:before="20" w:after="40" w:line="252" w:lineRule="auto"/>
              <w:ind w:right="85"/>
              <w:rPr>
                <w:sz w:val="20"/>
              </w:rPr>
            </w:pPr>
            <w:r>
              <w:rPr>
                <w:sz w:val="20"/>
              </w:rPr>
              <w:t xml:space="preserve">Transcribe audio with a speech model (e.g. Whisper) and connect it to text and image embeddings.</w:t>
            </w:r>
          </w:p>
        </w:tc>
      </w:tr>
      <w:tr w:rsidR="00FA3D6A" w:rsidTr="00FA3D6A" w14:paraId="1B30C4B6" w14:textId="77777777">
        <w:trPr>
          <w:trHeight w:val="1363"/>
        </w:trPr>
        <w:tc>
          <w:tcPr>
            <w:tcW w:w="2127" w:type="dxa"/>
          </w:tcPr>
          <w:p w:rsidR="00FA3D6A" w:rsidP="00FA3D6A" w:rsidRDefault="00FA3D6A" w14:paraId="2E03740D" w14:textId="77777777">
            <w:pPr>
              <w:pStyle w:val="TableParagraph"/>
              <w:spacing w:before="1"/>
              <w:rPr>
                <w:sz w:val="20"/>
              </w:rPr>
            </w:pPr>
            <w:r w:rsidRPr="00875B81">
              <w:rPr>
                <w:sz w:val="20"/>
                <w:lang w:val="en-IE"/>
              </w:rPr>
              <w:t xml:space="preserve">Multimodal Generative </w:t>
            </w:r>
            <w:r>
              <w:rPr>
                <w:sz w:val="20"/>
                <w:lang w:val="en-IE"/>
              </w:rPr>
              <w:t>AI Applications</w:t>
            </w:r>
          </w:p>
        </w:tc>
        <w:tc>
          <w:tcPr>
            <w:tcW w:w="850" w:type="dxa"/>
          </w:tcPr>
          <w:p w:rsidRPr="00FA3D6A" w:rsidR="00FA3D6A" w:rsidP="00FA3D6A" w:rsidRDefault="00FA3D6A" w14:paraId="5587EAA4" w14:textId="77777777">
            <w:pPr>
              <w:pStyle w:val="TableParagraph"/>
              <w:tabs>
                <w:tab w:val="left" w:pos="268"/>
                <w:tab w:val="left" w:pos="270"/>
              </w:tabs>
              <w:spacing w:before="1" w:line="280" w:lineRule="atLeast"/>
              <w:ind w:right="145"/>
              <w:rPr>
                <w:b/>
                <w:bCs/>
                <w:sz w:val="20"/>
              </w:rPr>
            </w:pPr>
            <w:r w:rsidRPr="00FA3D6A">
              <w:rPr>
                <w:b/>
                <w:bCs/>
              </w:rPr>
              <w:t>10</w:t>
            </w:r>
          </w:p>
        </w:tc>
        <w:tc>
          <w:tcPr>
            <w:tcW w:w="3047" w:type="dxa"/>
          </w:tcPr>
          <w:p>
            <w:pPr>
              <w:pStyle w:val="TableParagraph"/>
              <w:spacing w:before="20" w:after="40" w:line="252" w:lineRule="auto"/>
              <w:ind w:right="85"/>
              <w:rPr>
                <w:sz w:val="20"/>
              </w:rPr>
            </w:pPr>
            <w:r>
              <w:rPr>
                <w:sz w:val="20"/>
              </w:rPr>
              <w:t xml:space="preserve">Multimodal LLMs (vision-language and natively multimodal models that accept text, images, audio and video). Training &amp; Fine-Tuning Multimodal Models (alignment pre-training, visual instruction tuning, parameter-efficient adaptation). Generation across modalities (text-to-image, image editing, text-to-speech and speech-to-speech, music, text-to-video). Evaluation of Multimodal Generative AI (CLIP score, FID, task accuracy, human preference, multimodal hallucination). Responsible use: deepfakes, consent, watermarking and content provenance (e.g. C2PA). Applications.</w:t>
            </w:r>
          </w:p>
        </w:tc>
        <w:tc>
          <w:tcPr>
            <w:tcW w:w="3048" w:type="dxa"/>
          </w:tcPr>
          <w:p>
            <w:pPr>
              <w:pStyle w:val="TableParagraph"/>
              <w:spacing w:before="20" w:after="40" w:line="252" w:lineRule="auto"/>
              <w:ind w:right="85"/>
              <w:rPr>
                <w:sz w:val="20"/>
              </w:rPr>
            </w:pPr>
            <w:r>
              <w:rPr>
                <w:sz w:val="20"/>
              </w:rPr>
              <w:t xml:space="preserve">Multimodal generative tasks for example: Text to Image, Image to Text (captioning and visual question answering), Text to Audio (speech), Speech to Text, Image to Image, Cross-modal reasoning over charts and documents.</w:t>
            </w:r>
          </w:p>
          <w:p>
            <w:pPr>
              <w:pStyle w:val="TableParagraph"/>
              <w:spacing w:before="20" w:after="40" w:line="252" w:lineRule="auto"/>
              <w:ind w:right="85"/>
              <w:rPr>
                <w:sz w:val="20"/>
              </w:rPr>
            </w:pPr>
            <w:r>
              <w:rPr>
                <w:sz w:val="20"/>
              </w:rPr>
              <w:t xml:space="preserve">Explore advanced models, real-world use cases and emerging trends.</w:t>
            </w:r>
          </w:p>
        </w:tc>
      </w:tr>
      <w:tr w:rsidR="00FA3D6A" w:rsidTr="00FA3D6A" w14:paraId="265F1CE6" w14:textId="77777777">
        <w:trPr>
          <w:trHeight w:val="768"/>
        </w:trPr>
        <w:tc>
          <w:tcPr>
            <w:tcW w:w="2127" w:type="dxa"/>
            <w:shd w:val="clear" w:color="auto" w:fill="D9E1F3"/>
          </w:tcPr>
          <w:p w:rsidR="00FA3D6A" w:rsidP="00FA3D6A" w:rsidRDefault="00FA3D6A" w14:paraId="38F73A2E" w14:textId="77777777">
            <w:pPr>
              <w:pStyle w:val="TableParagraph"/>
              <w:spacing w:before="3"/>
              <w:rPr>
                <w:sz w:val="20"/>
              </w:rPr>
            </w:pPr>
            <w:r w:rsidRPr="0070487B">
              <w:rPr>
                <w:sz w:val="20"/>
              </w:rPr>
              <w:t>Deployment and Frameworks</w:t>
            </w:r>
            <w:r>
              <w:rPr>
                <w:sz w:val="20"/>
              </w:rPr>
              <w:t>.</w:t>
            </w:r>
          </w:p>
        </w:tc>
        <w:tc>
          <w:tcPr>
            <w:tcW w:w="850" w:type="dxa"/>
          </w:tcPr>
          <w:p w:rsidRPr="00FA3D6A" w:rsidR="00FA3D6A" w:rsidP="00FA3D6A" w:rsidRDefault="00FA3D6A" w14:paraId="7F7FDC29" w14:textId="77777777">
            <w:pPr>
              <w:pStyle w:val="TableParagraph"/>
              <w:tabs>
                <w:tab w:val="left" w:pos="269"/>
              </w:tabs>
              <w:spacing w:before="1"/>
              <w:rPr>
                <w:b/>
                <w:bCs/>
                <w:sz w:val="20"/>
              </w:rPr>
            </w:pPr>
            <w:r w:rsidRPr="00FA3D6A">
              <w:rPr>
                <w:b/>
                <w:bCs/>
              </w:rPr>
              <w:t>11</w:t>
            </w:r>
          </w:p>
        </w:tc>
        <w:tc>
          <w:tcPr>
            <w:tcW w:w="3047" w:type="dxa"/>
            <w:shd w:val="clear" w:color="auto" w:fill="D9E1F3"/>
          </w:tcPr>
          <w:p>
            <w:pPr>
              <w:pStyle w:val="TableParagraph"/>
              <w:spacing w:before="20" w:after="40" w:line="252" w:lineRule="auto"/>
              <w:ind w:right="85"/>
              <w:rPr>
                <w:sz w:val="20"/>
              </w:rPr>
            </w:pPr>
            <w:r>
              <w:rPr>
                <w:sz w:val="20"/>
              </w:rPr>
              <w:t xml:space="preserve">Frameworks (Hugging Face, OpenAI / Azure OpenAI, Google Gemini API, vLLM, Ollama, LangChain / LangGraph, LlamaIndex). API Platforms (authentication, tokens, pricing, rate limits, streaming). Deployment options: cloud APIs vs. self-hosted and local models; quantisation and serving efficiency (batching, caching). Building applications and interfaces (e.g. Gradio, FastAPI, Docker). Deploy and monitor generative AI models using standard frameworks and deployment tools (logging, tracing, latency and cost monitoring, guardrails, versioning). Comparison.</w:t>
            </w:r>
          </w:p>
        </w:tc>
        <w:tc>
          <w:tcPr>
            <w:tcW w:w="3048" w:type="dxa"/>
            <w:shd w:val="clear" w:color="auto" w:fill="D9E1F3"/>
          </w:tcPr>
          <w:p>
            <w:pPr>
              <w:pStyle w:val="TableParagraph"/>
              <w:spacing w:before="20" w:after="40" w:line="252" w:lineRule="auto"/>
              <w:ind w:right="85"/>
              <w:rPr>
                <w:sz w:val="20"/>
              </w:rPr>
            </w:pPr>
            <w:r>
              <w:rPr>
                <w:sz w:val="20"/>
              </w:rPr>
              <w:t xml:space="preserve">Explore different tools and frameworks. Work with local and cloud based LLM models.</w:t>
            </w:r>
          </w:p>
          <w:p>
            <w:pPr>
              <w:pStyle w:val="TableParagraph"/>
              <w:spacing w:before="20" w:after="40" w:line="252" w:lineRule="auto"/>
              <w:ind w:right="85"/>
              <w:rPr>
                <w:sz w:val="20"/>
              </w:rPr>
            </w:pPr>
            <w:r>
              <w:rPr>
                <w:sz w:val="20"/>
              </w:rPr>
              <w:t xml:space="preserve">Build and deploy a small generative AI application with a web interface; measure latency and cost and add basic logging and guardrails.</w:t>
            </w:r>
          </w:p>
        </w:tc>
      </w:tr>
      <w:tr w:rsidR="00FA3D6A" w:rsidTr="00FA3D6A" w14:paraId="194E5C23" w14:textId="77777777">
        <w:trPr>
          <w:trHeight w:val="768"/>
        </w:trPr>
        <w:tc>
          <w:tcPr>
            <w:tcW w:w="2127" w:type="dxa"/>
            <w:shd w:val="clear" w:color="auto" w:fill="FFFFFF" w:themeFill="background1"/>
          </w:tcPr>
          <w:p w:rsidRPr="0070487B" w:rsidR="00FA3D6A" w:rsidP="00FA3D6A" w:rsidRDefault="00FA3D6A" w14:paraId="29E4663E" w14:textId="77777777">
            <w:pPr>
              <w:pStyle w:val="TableParagraph"/>
              <w:spacing w:before="3"/>
              <w:rPr>
                <w:sz w:val="20"/>
              </w:rPr>
            </w:pPr>
            <w:r w:rsidRPr="0070487B">
              <w:rPr>
                <w:sz w:val="20"/>
              </w:rPr>
              <w:t>Retrieval-Augmented Generation (RAG)</w:t>
            </w:r>
            <w:r>
              <w:rPr>
                <w:sz w:val="20"/>
              </w:rPr>
              <w:t xml:space="preserve"> &amp;</w:t>
            </w:r>
            <w:r w:rsidRPr="0070487B">
              <w:rPr>
                <w:sz w:val="20"/>
              </w:rPr>
              <w:t xml:space="preserve"> Agentic AI</w:t>
            </w:r>
          </w:p>
        </w:tc>
        <w:tc>
          <w:tcPr>
            <w:tcW w:w="850" w:type="dxa"/>
          </w:tcPr>
          <w:p w:rsidRPr="00FA3D6A" w:rsidR="00FA3D6A" w:rsidP="00FA3D6A" w:rsidRDefault="00FA3D6A" w14:paraId="3A332553" w14:textId="77777777">
            <w:pPr>
              <w:pStyle w:val="TableParagraph"/>
              <w:tabs>
                <w:tab w:val="left" w:pos="269"/>
              </w:tabs>
              <w:spacing w:before="1"/>
              <w:rPr>
                <w:b/>
                <w:bCs/>
                <w:sz w:val="20"/>
              </w:rPr>
            </w:pPr>
            <w:r w:rsidRPr="00FA3D6A">
              <w:rPr>
                <w:b/>
                <w:bCs/>
              </w:rPr>
              <w:t>12</w:t>
            </w:r>
          </w:p>
        </w:tc>
        <w:tc>
          <w:tcPr>
            <w:tcW w:w="3047" w:type="dxa"/>
            <w:shd w:val="clear" w:color="auto" w:fill="FFFFFF" w:themeFill="background1"/>
          </w:tcPr>
          <w:p>
            <w:pPr>
              <w:pStyle w:val="TableParagraph"/>
              <w:spacing w:before="20" w:after="40" w:line="252" w:lineRule="auto"/>
              <w:ind w:right="85"/>
              <w:rPr>
                <w:sz w:val="20"/>
              </w:rPr>
            </w:pPr>
            <w:r>
              <w:rPr>
                <w:sz w:val="20"/>
              </w:rPr>
              <w:t xml:space="preserve">Motivation. LLM limitations (e.g Static Knowledge, Hallucinations, no access to private data). Embeddings and vector databases. RAG architectures and workflow (chunking, indexing, dense and hybrid retrieval, re-ranking, grounded generation with citations; advanced RAG, e.g. query rewriting, GraphRAG). RAG evaluation (retrieval quality, faithfulness, answer relevance). Understand agentic AI concepts and components (LLM, tools / function calling, memory, planning, ReAct loop; workflows vs. agents; multi-agent systems; Model Context Protocol). Risks and guardrails (prompt injection, human oversight). Frameworks &amp; Tools.</w:t>
            </w:r>
          </w:p>
        </w:tc>
        <w:tc>
          <w:tcPr>
            <w:tcW w:w="3048" w:type="dxa"/>
            <w:shd w:val="clear" w:color="auto" w:fill="FFFFFF" w:themeFill="background1"/>
          </w:tcPr>
          <w:p>
            <w:pPr>
              <w:pStyle w:val="TableParagraph"/>
              <w:spacing w:before="20" w:after="40" w:line="252" w:lineRule="auto"/>
              <w:ind w:right="85"/>
              <w:rPr>
                <w:sz w:val="20"/>
              </w:rPr>
            </w:pPr>
            <w:r>
              <w:rPr>
                <w:sz w:val="20"/>
              </w:rPr>
              <w:t xml:space="preserve">Build RAG pipelines (e.g document Q&amp;A) with embeddings and a vector store. Compare with and without RAG and evaluate retrieval and faithfulness.</w:t>
            </w:r>
          </w:p>
          <w:p>
            <w:pPr>
              <w:pStyle w:val="TableParagraph"/>
              <w:spacing w:before="20" w:after="40" w:line="252" w:lineRule="auto"/>
              <w:ind w:right="85"/>
              <w:rPr>
                <w:sz w:val="20"/>
              </w:rPr>
            </w:pPr>
            <w:r>
              <w:rPr>
                <w:sz w:val="20"/>
              </w:rPr>
              <w:t xml:space="preserve">Implement a simple LLM agent that calls tools (e.g. a calculator and a search over the RAG index).</w:t>
            </w:r>
          </w:p>
        </w:tc>
      </w:tr>
    </w:tbl>
    <w:p w:rsidR="00153623" w:rsidP="00153623" w:rsidRDefault="00153623" w14:paraId="12BB3EF3" w14:textId="77777777">
      <w:pPr>
        <w:suppressAutoHyphens/>
        <w:spacing w:after="120" w:line="240" w:lineRule="auto"/>
        <w:rPr>
          <w:rFonts w:ascii="Calibri" w:hAnsi="Calibri" w:eastAsia="Times New Roman" w:cs="Times New Roman"/>
          <w:kern w:val="0"/>
          <w:szCs w:val="24"/>
          <w:lang w:val="en-IE" w:eastAsia="ar-SA"/>
          <w14:ligatures w14:val="none"/>
        </w:rPr>
      </w:pPr>
    </w:p>
    <w:tbl>
      <w:tblPr>
        <w:tblStyle w:val="TableGrid"/>
        <w:tblW w:w="0" w:type="auto"/>
        <w:tblInd w:w="0" w:type="dxa"/>
        <w:tblLook w:val="04A0" w:firstRow="1" w:lastRow="0" w:firstColumn="1" w:lastColumn="0" w:noHBand="0" w:noVBand="1"/>
      </w:tblPr>
      <w:tblGrid>
        <w:gridCol w:w="9016"/>
      </w:tblGrid>
      <w:tr w:rsidRPr="00153623" w:rsidR="00153623" w:rsidTr="00962916" w14:paraId="78B764B0" w14:textId="77777777">
        <w:tc>
          <w:tcPr>
            <w:tcW w:w="9016" w:type="dxa"/>
            <w:shd w:val="clear" w:color="auto" w:fill="E7E6E6" w:themeFill="background2"/>
          </w:tcPr>
          <w:p w:rsidRPr="00153623" w:rsidR="00153623" w:rsidP="00153623" w:rsidRDefault="00153623" w14:paraId="346A9A8A" w14:textId="77777777">
            <w:pPr>
              <w:spacing w:line="276" w:lineRule="auto"/>
              <w:outlineLvl w:val="1"/>
              <w:rPr>
                <w:rFonts w:eastAsia="Calibri"/>
                <w:b/>
                <w:lang w:eastAsia="ar-SA"/>
              </w:rPr>
            </w:pPr>
            <w:bookmarkStart w:name="_Toc137583020" w:id="8"/>
            <w:bookmarkStart w:name="_Toc153450635" w:id="9"/>
            <w:r w:rsidRPr="00153623">
              <w:rPr>
                <w:rFonts w:eastAsia="Calibri"/>
                <w:b/>
                <w:lang w:eastAsia="ar-SA"/>
              </w:rPr>
              <w:t>7.4</w:t>
            </w:r>
            <w:r w:rsidRPr="00153623">
              <w:rPr>
                <w:rFonts w:eastAsia="Calibri" w:cs="Calibri"/>
                <w:b/>
                <w:sz w:val="24"/>
                <w:szCs w:val="24"/>
                <w:lang w:eastAsia="ar-SA"/>
              </w:rPr>
              <w:tab/>
            </w:r>
            <w:r w:rsidRPr="00153623">
              <w:rPr>
                <w:rFonts w:eastAsia="Calibri"/>
                <w:b/>
                <w:sz w:val="24"/>
                <w:szCs w:val="24"/>
                <w:lang w:eastAsia="ar-SA"/>
              </w:rPr>
              <w:t>Work based learning and practice-placement</w:t>
            </w:r>
            <w:r w:rsidRPr="00153623">
              <w:rPr>
                <w:rFonts w:eastAsia="Calibri"/>
                <w:b/>
                <w:lang w:eastAsia="ar-SA"/>
              </w:rPr>
              <w:t xml:space="preserve"> </w:t>
            </w:r>
            <w:r w:rsidRPr="00153623">
              <w:rPr>
                <w:rFonts w:eastAsia="Calibri"/>
                <w:i/>
                <w:iCs/>
                <w:sz w:val="18"/>
                <w:szCs w:val="18"/>
                <w:lang w:eastAsia="ar-SA"/>
              </w:rPr>
              <w:t>(if applicable)</w:t>
            </w:r>
            <w:bookmarkEnd w:id="8"/>
            <w:bookmarkEnd w:id="9"/>
          </w:p>
        </w:tc>
      </w:tr>
      <w:tr w:rsidRPr="00153623" w:rsidR="00153623" w:rsidTr="00962916" w14:paraId="14A4EB9F" w14:textId="77777777">
        <w:trPr>
          <w:trHeight w:val="1029"/>
        </w:trPr>
        <w:tc>
          <w:tcPr>
            <w:tcW w:w="9016" w:type="dxa"/>
          </w:tcPr>
          <w:p w:rsidRPr="00153623" w:rsidR="00153623" w:rsidP="00153623" w:rsidRDefault="00153623" w14:paraId="2E9EBBDC" w14:textId="77777777">
            <w:pPr>
              <w:spacing w:after="120"/>
              <w:rPr>
                <w:rFonts w:cstheme="minorHAnsi"/>
                <w:i/>
                <w:iCs/>
                <w:sz w:val="18"/>
                <w:szCs w:val="18"/>
                <w:lang w:eastAsia="ar-SA"/>
              </w:rPr>
            </w:pPr>
          </w:p>
          <w:p w:rsidRPr="00153623" w:rsidR="00153623" w:rsidP="00153623" w:rsidRDefault="00FA3D6A" w14:paraId="1A99AD95" w14:textId="0991C93F">
            <w:pPr>
              <w:spacing w:after="120"/>
              <w:rPr>
                <w:rFonts w:cstheme="minorHAnsi"/>
                <w:i/>
                <w:iCs/>
                <w:sz w:val="18"/>
                <w:szCs w:val="18"/>
                <w:lang w:eastAsia="ar-SA"/>
              </w:rPr>
            </w:pPr>
            <w:r>
              <w:rPr>
                <w:rFonts w:asciiTheme="minorHAnsi" w:hAnsiTheme="minorHAnsi" w:cstheme="minorHAnsi"/>
                <w:i/>
                <w:iCs/>
                <w:sz w:val="18"/>
                <w:szCs w:val="18"/>
              </w:rPr>
              <w:t>N/A</w:t>
            </w:r>
          </w:p>
        </w:tc>
      </w:tr>
    </w:tbl>
    <w:p w:rsidRPr="00153623" w:rsidR="00153623" w:rsidP="00153623" w:rsidRDefault="00153623" w14:paraId="15EFF8F9" w14:textId="77777777">
      <w:pPr>
        <w:suppressAutoHyphens/>
        <w:spacing w:after="120" w:line="240" w:lineRule="auto"/>
        <w:rPr>
          <w:rFonts w:ascii="Calibri" w:hAnsi="Calibri" w:eastAsia="Times New Roman" w:cs="Times New Roman"/>
          <w:kern w:val="0"/>
          <w:szCs w:val="24"/>
          <w:lang w:val="en-IE" w:eastAsia="ar-SA"/>
          <w14:ligatures w14:val="none"/>
        </w:rPr>
      </w:pPr>
    </w:p>
    <w:tbl>
      <w:tblPr>
        <w:tblStyle w:val="TableGrid"/>
        <w:tblW w:w="0" w:type="auto"/>
        <w:tblInd w:w="0" w:type="dxa"/>
        <w:tblLook w:val="04A0" w:firstRow="1" w:lastRow="0" w:firstColumn="1" w:lastColumn="0" w:noHBand="0" w:noVBand="1"/>
      </w:tblPr>
      <w:tblGrid>
        <w:gridCol w:w="9016"/>
      </w:tblGrid>
      <w:tr w:rsidRPr="00153623" w:rsidR="00153623" w:rsidTr="00962916" w14:paraId="5571C46F" w14:textId="77777777">
        <w:tc>
          <w:tcPr>
            <w:tcW w:w="9016" w:type="dxa"/>
            <w:shd w:val="clear" w:color="auto" w:fill="E7E6E6" w:themeFill="background2"/>
          </w:tcPr>
          <w:p w:rsidRPr="00153623" w:rsidR="00153623" w:rsidP="00153623" w:rsidRDefault="00153623" w14:paraId="322F2380" w14:textId="77777777">
            <w:pPr>
              <w:spacing w:line="276" w:lineRule="auto"/>
              <w:outlineLvl w:val="1"/>
              <w:rPr>
                <w:rFonts w:eastAsia="Calibri"/>
                <w:i/>
                <w:iCs/>
                <w:sz w:val="18"/>
                <w:szCs w:val="18"/>
                <w:lang w:eastAsia="ar-SA"/>
              </w:rPr>
            </w:pPr>
            <w:bookmarkStart w:name="_Toc137583021" w:id="10"/>
            <w:bookmarkStart w:name="_Toc153450636" w:id="11"/>
            <w:r w:rsidRPr="00153623">
              <w:rPr>
                <w:rFonts w:eastAsia="Calibri"/>
                <w:b/>
                <w:lang w:eastAsia="ar-SA"/>
              </w:rPr>
              <w:t>7.5</w:t>
            </w:r>
            <w:r w:rsidRPr="00153623">
              <w:rPr>
                <w:rFonts w:eastAsia="Calibri" w:cs="Calibri"/>
                <w:b/>
                <w:sz w:val="24"/>
                <w:szCs w:val="24"/>
                <w:lang w:eastAsia="ar-SA"/>
              </w:rPr>
              <w:tab/>
            </w:r>
            <w:r w:rsidRPr="00153623">
              <w:rPr>
                <w:rFonts w:eastAsia="Calibri"/>
                <w:b/>
                <w:sz w:val="24"/>
                <w:szCs w:val="24"/>
                <w:lang w:eastAsia="ar-SA"/>
              </w:rPr>
              <w:t>Specific module resources required</w:t>
            </w:r>
            <w:r w:rsidRPr="00153623">
              <w:rPr>
                <w:rFonts w:eastAsia="Calibri"/>
                <w:b/>
                <w:lang w:eastAsia="ar-SA"/>
              </w:rPr>
              <w:t xml:space="preserve"> </w:t>
            </w:r>
            <w:r w:rsidRPr="00153623">
              <w:rPr>
                <w:rFonts w:eastAsia="Calibri"/>
                <w:i/>
                <w:iCs/>
                <w:sz w:val="18"/>
                <w:szCs w:val="18"/>
                <w:lang w:eastAsia="ar-SA"/>
              </w:rPr>
              <w:t>(if applicable)</w:t>
            </w:r>
            <w:bookmarkEnd w:id="10"/>
            <w:bookmarkEnd w:id="11"/>
          </w:p>
        </w:tc>
      </w:tr>
      <w:tr w:rsidRPr="00153623" w:rsidR="00FA3D6A" w:rsidTr="00962916" w14:paraId="07DC3E17" w14:textId="77777777">
        <w:trPr>
          <w:trHeight w:val="1029"/>
        </w:trPr>
        <w:tc>
          <w:tcPr>
            <w:tcW w:w="9016" w:type="dxa"/>
          </w:tcPr>
          <w:p w:rsidR="00FA3D6A" w:rsidP="00FA3D6A" w:rsidRDefault="00FA3D6A" w14:paraId="6039EB67" w14:textId="77777777">
            <w:pPr>
              <w:pStyle w:val="Modulecontenttable"/>
            </w:pPr>
            <w:r>
              <w:t xml:space="preserve">Learners will use a high-level programming language such as Python for the implementation and experimentation of generative AI models. Development and execution environments may include Anaconda, Visual Studio Code (VS Code), </w:t>
            </w:r>
            <w:proofErr w:type="spellStart"/>
            <w:r>
              <w:t>Jupyter</w:t>
            </w:r>
            <w:proofErr w:type="spellEnd"/>
            <w:r>
              <w:t xml:space="preserve"> Notebook, Google </w:t>
            </w:r>
            <w:proofErr w:type="spellStart"/>
            <w:r>
              <w:t>Colab</w:t>
            </w:r>
            <w:proofErr w:type="spellEnd"/>
            <w:r>
              <w:t xml:space="preserve"> and Cloud based Platforms to support interactive coding, experimentation, and prototyping.</w:t>
            </w:r>
          </w:p>
          <w:p w:rsidR="00FA3D6A" w:rsidP="00FA3D6A" w:rsidRDefault="00FA3D6A" w14:paraId="2908AC28" w14:textId="77777777">
            <w:pPr>
              <w:pStyle w:val="Modulecontenttable"/>
            </w:pPr>
          </w:p>
          <w:p w:rsidR="00FA3D6A" w:rsidP="00FA3D6A" w:rsidRDefault="00FA3D6A" w14:paraId="4CC136EC" w14:textId="77777777">
            <w:pPr>
              <w:pStyle w:val="Modulecontenttable"/>
            </w:pPr>
            <w:r>
              <w:t xml:space="preserve">Students will install and work with a range of machine learning and deep learning libraries, including but not limited to </w:t>
            </w:r>
            <w:proofErr w:type="spellStart"/>
            <w:r>
              <w:t>PyTorch</w:t>
            </w:r>
            <w:proofErr w:type="spellEnd"/>
            <w:r>
              <w:t>, TensorFlow, and Hugging Face Transformers and Diffusers, for building, fine-tuning, and evaluating generative models. Additional software tools may be used such as Git and Docker for the deployment of generative AI applications.</w:t>
            </w:r>
          </w:p>
          <w:p w:rsidRPr="00153623" w:rsidR="00FA3D6A" w:rsidP="00FA3D6A" w:rsidRDefault="00FA3D6A" w14:paraId="260423C0" w14:textId="77777777">
            <w:pPr>
              <w:spacing w:after="120"/>
              <w:rPr>
                <w:rFonts w:cstheme="minorHAnsi"/>
                <w:i/>
                <w:iCs/>
                <w:sz w:val="18"/>
                <w:szCs w:val="18"/>
                <w:lang w:eastAsia="ar-SA"/>
              </w:rPr>
            </w:pPr>
          </w:p>
        </w:tc>
      </w:tr>
    </w:tbl>
    <w:p w:rsidRPr="00153623" w:rsidR="00153623" w:rsidP="00153623" w:rsidRDefault="00153623" w14:paraId="2746BAD2" w14:textId="77777777">
      <w:pPr>
        <w:suppressAutoHyphens/>
        <w:spacing w:after="120" w:line="240" w:lineRule="auto"/>
        <w:rPr>
          <w:rFonts w:ascii="Calibri" w:hAnsi="Calibri" w:eastAsia="Times New Roman" w:cs="Times New Roman"/>
          <w:kern w:val="0"/>
          <w:szCs w:val="24"/>
          <w:lang w:val="en-IE" w:eastAsia="ar-SA"/>
          <w14:ligatures w14:val="none"/>
        </w:rPr>
      </w:pPr>
    </w:p>
    <w:tbl>
      <w:tblPr>
        <w:tblStyle w:val="TableGrid"/>
        <w:tblW w:w="0" w:type="auto"/>
        <w:tblInd w:w="0" w:type="dxa"/>
        <w:tblLook w:val="04A0" w:firstRow="1" w:lastRow="0" w:firstColumn="1" w:lastColumn="0" w:noHBand="0" w:noVBand="1"/>
      </w:tblPr>
      <w:tblGrid>
        <w:gridCol w:w="9016"/>
      </w:tblGrid>
      <w:tr w:rsidRPr="00153623" w:rsidR="00153623" w:rsidTr="29A9F3FA" w14:paraId="5D1B723E" w14:textId="77777777">
        <w:tc>
          <w:tcPr>
            <w:tcW w:w="9016" w:type="dxa"/>
            <w:shd w:val="clear" w:color="auto" w:fill="E7E6E6" w:themeFill="background2"/>
            <w:tcMar/>
          </w:tcPr>
          <w:p w:rsidRPr="00153623" w:rsidR="00153623" w:rsidP="00153623" w:rsidRDefault="00153623" w14:paraId="5F79C22F" w14:textId="77777777">
            <w:pPr>
              <w:spacing w:after="120" w:line="276" w:lineRule="auto"/>
              <w:outlineLvl w:val="1"/>
              <w:rPr>
                <w:rFonts w:eastAsia="Calibri"/>
                <w:i/>
                <w:iCs/>
                <w:sz w:val="18"/>
                <w:szCs w:val="18"/>
                <w:lang w:eastAsia="ar-SA"/>
              </w:rPr>
            </w:pPr>
            <w:bookmarkStart w:name="_Toc137583022" w:id="12"/>
            <w:bookmarkStart w:name="_Toc153450637" w:id="13"/>
            <w:r w:rsidRPr="00153623">
              <w:rPr>
                <w:rFonts w:eastAsia="Calibri"/>
                <w:b/>
                <w:lang w:eastAsia="ar-SA"/>
              </w:rPr>
              <w:t>7.6</w:t>
            </w:r>
            <w:r w:rsidRPr="00153623">
              <w:rPr>
                <w:rFonts w:eastAsia="Calibri" w:cs="Calibri"/>
                <w:b/>
                <w:sz w:val="24"/>
                <w:szCs w:val="24"/>
                <w:lang w:eastAsia="ar-SA"/>
              </w:rPr>
              <w:tab/>
            </w:r>
            <w:r w:rsidRPr="00153623">
              <w:rPr>
                <w:rFonts w:eastAsia="Calibri"/>
                <w:b/>
                <w:sz w:val="24"/>
                <w:szCs w:val="24"/>
                <w:lang w:eastAsia="ar-SA"/>
              </w:rPr>
              <w:t>Application of programme teaching, learning and assessment strategies to this module</w:t>
            </w:r>
            <w:bookmarkEnd w:id="12"/>
            <w:bookmarkEnd w:id="13"/>
          </w:p>
        </w:tc>
      </w:tr>
      <w:tr w:rsidRPr="00153623" w:rsidR="00FA3D6A" w:rsidTr="29A9F3FA" w14:paraId="0FA3BA7D" w14:textId="77777777">
        <w:trPr>
          <w:trHeight w:val="1029"/>
        </w:trPr>
        <w:tc>
          <w:tcPr>
            <w:tcW w:w="9016" w:type="dxa"/>
            <w:tcMar/>
          </w:tcPr>
          <w:p w:rsidR="00FA3D6A" w:rsidP="00FA3D6A" w:rsidRDefault="00FA3D6A" w14:paraId="6BA3D0EE" w14:textId="77777777">
            <w:pPr>
              <w:rPr>
                <w:rFonts w:asciiTheme="minorHAnsi" w:hAnsiTheme="minorHAnsi" w:cstheme="minorBidi"/>
                <w:b/>
                <w:bCs/>
              </w:rPr>
            </w:pPr>
            <w:r w:rsidRPr="00201E44">
              <w:rPr>
                <w:rFonts w:asciiTheme="minorHAnsi" w:hAnsiTheme="minorHAnsi" w:cstheme="minorBidi"/>
                <w:b/>
                <w:bCs/>
              </w:rPr>
              <w:t>Teaching &amp; Learning:</w:t>
            </w:r>
          </w:p>
          <w:p w:rsidRPr="00E55C2E" w:rsidR="00FA3D6A" w:rsidP="00FA3D6A" w:rsidRDefault="00FA3D6A" w14:paraId="06932BD5" w14:textId="77777777">
            <w:pPr>
              <w:rPr>
                <w:rFonts w:asciiTheme="minorHAnsi" w:hAnsiTheme="minorHAnsi" w:cstheme="minorHAnsi"/>
              </w:rPr>
            </w:pPr>
            <w:r w:rsidRPr="00E55C2E">
              <w:rPr>
                <w:rFonts w:asciiTheme="minorHAnsi" w:hAnsiTheme="minorHAnsi" w:cstheme="minorHAnsi"/>
              </w:rPr>
              <w:t>The teaching and learning strategy for the Generative AI module comprises a combination of lectures, tutorials, lab exercises, case studies, group discussions and independent learning activities. Each week, students will participate in a 2-hour lecture and a 2-hour tutorial/lab session.</w:t>
            </w:r>
          </w:p>
          <w:p w:rsidRPr="00E55C2E" w:rsidR="00FA3D6A" w:rsidP="00FA3D6A" w:rsidRDefault="00FA3D6A" w14:paraId="5705371C" w14:textId="77777777">
            <w:pPr>
              <w:rPr>
                <w:rFonts w:asciiTheme="minorHAnsi" w:hAnsiTheme="minorHAnsi" w:cstheme="minorHAnsi"/>
              </w:rPr>
            </w:pPr>
            <w:r w:rsidRPr="00E55C2E">
              <w:rPr>
                <w:rFonts w:asciiTheme="minorHAnsi" w:hAnsiTheme="minorHAnsi" w:cstheme="minorHAnsi"/>
              </w:rPr>
              <w:t xml:space="preserve">The practical tutorial and lab sessions are designed to enable students to apply theoretical concepts to real-world generative AI problems, thereby reinforcing learning through hands-on experience. </w:t>
            </w:r>
          </w:p>
          <w:p w:rsidRPr="00E55C2E" w:rsidR="00FA3D6A" w:rsidP="00FA3D6A" w:rsidRDefault="00FA3D6A" w14:paraId="7E2017DE" w14:textId="77777777">
            <w:pPr>
              <w:rPr>
                <w:rFonts w:asciiTheme="minorHAnsi" w:hAnsiTheme="minorHAnsi" w:cstheme="minorHAnsi"/>
              </w:rPr>
            </w:pPr>
            <w:r w:rsidRPr="00E55C2E">
              <w:rPr>
                <w:rFonts w:asciiTheme="minorHAnsi" w:hAnsiTheme="minorHAnsi" w:cstheme="minorHAnsi"/>
              </w:rPr>
              <w:t>All module materials, including lecture content, lab instructions, supplementary resources, and assessment information, are made available to students through the Moodle learning management system.</w:t>
            </w:r>
          </w:p>
          <w:p w:rsidRPr="00E55C2E" w:rsidR="00FA3D6A" w:rsidP="00FA3D6A" w:rsidRDefault="00FA3D6A" w14:paraId="304092AA" w14:textId="77777777">
            <w:pPr>
              <w:rPr>
                <w:rFonts w:asciiTheme="minorHAnsi" w:hAnsiTheme="minorHAnsi" w:cstheme="minorHAnsi"/>
              </w:rPr>
            </w:pPr>
            <w:r w:rsidRPr="00E55C2E">
              <w:rPr>
                <w:rFonts w:asciiTheme="minorHAnsi" w:hAnsiTheme="minorHAnsi" w:cstheme="minorHAnsi"/>
              </w:rPr>
              <w:t>The module supports both face-to-face and blended delivery modes. NCI’s blended learning model combines in-person classes with asynchronous, directed learning activities, such as pre-recorded videos, guided exercises, and online quizzes, which students are expected to complete in advance of live sessions. This approach promotes active learning and ensures effective use of classroom time.</w:t>
            </w:r>
          </w:p>
          <w:p w:rsidR="00FA3D6A" w:rsidP="29A9F3FA" w:rsidRDefault="00FA3D6A" w14:paraId="384756B4" w14:textId="77777777">
            <w:pPr>
              <w:pStyle w:val="NormalWeb"/>
              <w:rPr>
                <w:b w:val="1"/>
                <w:bCs w:val="1"/>
              </w:rPr>
            </w:pPr>
            <w:commentRangeStart w:id="2070472943"/>
            <w:r w:rsidRPr="29A9F3FA" w:rsidR="00FA3D6A">
              <w:rPr>
                <w:b w:val="1"/>
                <w:bCs w:val="1"/>
              </w:rPr>
              <w:t>Assessment:</w:t>
            </w:r>
          </w:p>
          <w:p w:rsidRPr="005F4F24" w:rsidR="00FA3D6A" w:rsidP="00FA3D6A" w:rsidRDefault="00FA3D6A" w14:paraId="23D61427" w14:textId="77777777">
            <w:pPr>
              <w:pStyle w:val="NormalWeb"/>
              <w:rPr>
                <w:szCs w:val="20"/>
              </w:rPr>
            </w:pPr>
            <w:r w:rsidRPr="005F4F24">
              <w:rPr>
                <w:szCs w:val="20"/>
              </w:rPr>
              <w:t xml:space="preserve">Assessment in this module is by </w:t>
            </w:r>
            <w:r>
              <w:rPr>
                <w:szCs w:val="20"/>
              </w:rPr>
              <w:t xml:space="preserve">a Group Project </w:t>
            </w:r>
            <w:r w:rsidRPr="005F4F24">
              <w:rPr>
                <w:szCs w:val="20"/>
              </w:rPr>
              <w:t>(</w:t>
            </w:r>
            <w:r>
              <w:rPr>
                <w:szCs w:val="20"/>
              </w:rPr>
              <w:t>6</w:t>
            </w:r>
            <w:r w:rsidRPr="005F4F24">
              <w:rPr>
                <w:szCs w:val="20"/>
              </w:rPr>
              <w:t xml:space="preserve">0%) and </w:t>
            </w:r>
            <w:r>
              <w:rPr>
                <w:szCs w:val="20"/>
              </w:rPr>
              <w:t>a terminal exam</w:t>
            </w:r>
            <w:r w:rsidRPr="005F4F24">
              <w:rPr>
                <w:szCs w:val="20"/>
              </w:rPr>
              <w:t xml:space="preserve"> (</w:t>
            </w:r>
            <w:r>
              <w:rPr>
                <w:szCs w:val="20"/>
              </w:rPr>
              <w:t>4</w:t>
            </w:r>
            <w:r w:rsidRPr="005F4F24">
              <w:rPr>
                <w:szCs w:val="20"/>
              </w:rPr>
              <w:t>0%). </w:t>
            </w:r>
          </w:p>
          <w:p w:rsidRPr="00E55C2E" w:rsidR="00FA3D6A" w:rsidP="00FA3D6A" w:rsidRDefault="00FA3D6A" w14:paraId="66CFF10F" w14:textId="77777777">
            <w:pPr>
              <w:pStyle w:val="NormalWeb"/>
              <w:rPr>
                <w:szCs w:val="20"/>
              </w:rPr>
            </w:pPr>
            <w:r>
              <w:rPr>
                <w:szCs w:val="20"/>
              </w:rPr>
              <w:t xml:space="preserve">Group Project: </w:t>
            </w:r>
            <w:r w:rsidRPr="00E55C2E">
              <w:rPr>
                <w:szCs w:val="20"/>
              </w:rPr>
              <w:t>Students will work in groups of two to three to design, implement, and evaluate a generative AI application addressing a real-world problem</w:t>
            </w:r>
            <w:r>
              <w:rPr>
                <w:szCs w:val="20"/>
              </w:rPr>
              <w:t xml:space="preserve"> in a specific domain</w:t>
            </w:r>
            <w:r w:rsidRPr="00E55C2E">
              <w:rPr>
                <w:szCs w:val="20"/>
              </w:rPr>
              <w:t>. The project will require students to apply theoretical concepts and practical skills learned throughout the module, such as generative model architectures, prompt engineering, fine-tuning, multimodal learning, comparative analysis of different models, evaluation and responsible AI practices.</w:t>
            </w:r>
          </w:p>
          <w:p w:rsidR="00FA3D6A" w:rsidP="29A9F3FA" w:rsidRDefault="00FA3D6A" w14:paraId="525FC4EF" w14:textId="77777777">
            <w:pPr>
              <w:pStyle w:val="NormalWeb"/>
              <w:rPr>
                <w:lang w:val="en-GB"/>
              </w:rPr>
            </w:pPr>
            <w:r w:rsidR="00FA3D6A">
              <w:rPr/>
              <w:t xml:space="preserve">Exam: </w:t>
            </w:r>
            <w:r w:rsidRPr="29A9F3FA" w:rsidR="00FA3D6A">
              <w:rPr>
                <w:lang w:val="en-GB"/>
              </w:rPr>
              <w:t>The examination will be of two hours duration and may include a mix of: theoretical, applied and interpretation questions.</w:t>
            </w:r>
            <w:commentRangeEnd w:id="2070472943"/>
            <w:r>
              <w:rPr>
                <w:rStyle w:val="CommentReference"/>
              </w:rPr>
              <w:commentReference w:id="2070472943"/>
            </w:r>
          </w:p>
          <w:p w:rsidRPr="00201E44" w:rsidR="00FA3D6A" w:rsidP="00FA3D6A" w:rsidRDefault="00FA3D6A" w14:paraId="3F12E1A9" w14:textId="77777777">
            <w:pPr>
              <w:pStyle w:val="NormalWeb"/>
              <w:rPr>
                <w:b/>
                <w:bCs/>
                <w:szCs w:val="20"/>
              </w:rPr>
            </w:pPr>
            <w:r w:rsidRPr="00201E44">
              <w:rPr>
                <w:b/>
                <w:bCs/>
                <w:szCs w:val="20"/>
              </w:rPr>
              <w:t>Re-assessment:</w:t>
            </w:r>
          </w:p>
          <w:p w:rsidRPr="00153623" w:rsidR="00FA3D6A" w:rsidP="00FA3D6A" w:rsidRDefault="00FA3D6A" w14:paraId="2AF18C65" w14:textId="5267EC41">
            <w:pPr>
              <w:spacing w:after="120"/>
              <w:rPr>
                <w:rFonts w:cstheme="minorHAnsi"/>
                <w:i/>
                <w:iCs/>
                <w:sz w:val="18"/>
                <w:szCs w:val="18"/>
                <w:lang w:eastAsia="ar-SA"/>
              </w:rPr>
            </w:pPr>
            <w:r w:rsidRPr="00201E44">
              <w:t xml:space="preserve">Re-assessment of this module will consist of </w:t>
            </w:r>
            <w:r>
              <w:t>a new submission</w:t>
            </w:r>
            <w:r w:rsidRPr="00201E44">
              <w:t xml:space="preserve"> of an individual project that demonstrates achievement of the minimum intended learning outcomes. All learning outcomes will be reassessed in the repeat attempt, and students will be afforded opportunities to resubmit at specified times throughout the academic year.</w:t>
            </w:r>
          </w:p>
        </w:tc>
      </w:tr>
    </w:tbl>
    <w:p w:rsidRPr="00153623" w:rsidR="00153623" w:rsidP="00153623" w:rsidRDefault="00153623" w14:paraId="0F3B55A7" w14:textId="77777777">
      <w:pPr>
        <w:suppressAutoHyphens/>
        <w:spacing w:after="120" w:line="240" w:lineRule="auto"/>
        <w:rPr>
          <w:rFonts w:ascii="Calibri" w:hAnsi="Calibri" w:eastAsia="Times New Roman" w:cs="Times New Roman"/>
          <w:kern w:val="0"/>
          <w:szCs w:val="24"/>
          <w:lang w:val="en-IE" w:eastAsia="ar-SA"/>
          <w14:ligatures w14:val="none"/>
        </w:rPr>
      </w:pPr>
    </w:p>
    <w:tbl>
      <w:tblPr>
        <w:tblStyle w:val="TableGrid"/>
        <w:tblW w:w="0" w:type="auto"/>
        <w:tblInd w:w="0" w:type="dxa"/>
        <w:tblLook w:val="04A0" w:firstRow="1" w:lastRow="0" w:firstColumn="1" w:lastColumn="0" w:noHBand="0" w:noVBand="1"/>
      </w:tblPr>
      <w:tblGrid>
        <w:gridCol w:w="3005"/>
        <w:gridCol w:w="3005"/>
        <w:gridCol w:w="3006"/>
      </w:tblGrid>
      <w:tr w:rsidRPr="00153623" w:rsidR="00153623" w:rsidTr="00962916" w14:paraId="3E8789E3" w14:textId="77777777">
        <w:tc>
          <w:tcPr>
            <w:tcW w:w="9016" w:type="dxa"/>
            <w:gridSpan w:val="3"/>
            <w:shd w:val="clear" w:color="auto" w:fill="E7E6E6" w:themeFill="background2"/>
          </w:tcPr>
          <w:p w:rsidRPr="00153623" w:rsidR="00153623" w:rsidP="00153623" w:rsidRDefault="00153623" w14:paraId="72519329" w14:textId="77777777">
            <w:pPr>
              <w:spacing w:line="276" w:lineRule="auto"/>
              <w:outlineLvl w:val="1"/>
              <w:rPr>
                <w:rFonts w:eastAsia="Calibri"/>
                <w:i/>
                <w:iCs/>
                <w:sz w:val="18"/>
                <w:szCs w:val="18"/>
                <w:lang w:eastAsia="ar-SA"/>
              </w:rPr>
            </w:pPr>
            <w:bookmarkStart w:name="_Toc137583023" w:id="14"/>
            <w:bookmarkStart w:name="_Toc153450638" w:id="15"/>
            <w:r w:rsidRPr="00153623">
              <w:rPr>
                <w:rFonts w:eastAsia="Calibri"/>
                <w:b/>
                <w:lang w:eastAsia="ar-SA"/>
              </w:rPr>
              <w:t>7.7</w:t>
            </w:r>
            <w:r w:rsidRPr="00153623">
              <w:rPr>
                <w:rFonts w:eastAsia="Calibri" w:cs="Calibri"/>
                <w:b/>
                <w:sz w:val="24"/>
                <w:szCs w:val="24"/>
                <w:lang w:eastAsia="ar-SA"/>
              </w:rPr>
              <w:tab/>
            </w:r>
            <w:r w:rsidRPr="00153623">
              <w:rPr>
                <w:rFonts w:eastAsia="Calibri"/>
                <w:b/>
                <w:sz w:val="24"/>
                <w:szCs w:val="24"/>
                <w:lang w:eastAsia="ar-SA"/>
              </w:rPr>
              <w:t>Summative Assessment Strategy for this module</w:t>
            </w:r>
            <w:bookmarkEnd w:id="14"/>
            <w:bookmarkEnd w:id="15"/>
          </w:p>
        </w:tc>
      </w:tr>
      <w:tr w:rsidRPr="00153623" w:rsidR="00153623" w:rsidTr="00962916" w14:paraId="1C1ED491" w14:textId="77777777">
        <w:trPr>
          <w:trHeight w:val="236"/>
        </w:trPr>
        <w:tc>
          <w:tcPr>
            <w:tcW w:w="3005" w:type="dxa"/>
            <w:shd w:val="clear" w:color="auto" w:fill="D9E2F3" w:themeFill="accent1" w:themeFillTint="33"/>
          </w:tcPr>
          <w:p w:rsidRPr="00153623" w:rsidR="00153623" w:rsidP="00153623" w:rsidRDefault="00153623" w14:paraId="70C1A09B" w14:textId="77777777">
            <w:pPr>
              <w:spacing w:after="120"/>
              <w:rPr>
                <w:rFonts w:cstheme="minorHAnsi"/>
                <w:b/>
                <w:bCs/>
                <w:i/>
                <w:iCs/>
                <w:sz w:val="18"/>
                <w:szCs w:val="18"/>
                <w:lang w:eastAsia="ar-SA"/>
              </w:rPr>
            </w:pPr>
            <w:r w:rsidRPr="00153623">
              <w:rPr>
                <w:rFonts w:cstheme="minorHAnsi"/>
                <w:b/>
                <w:bCs/>
                <w:i/>
                <w:iCs/>
                <w:sz w:val="18"/>
                <w:szCs w:val="18"/>
                <w:lang w:eastAsia="ar-SA"/>
              </w:rPr>
              <w:t>MIMLOs</w:t>
            </w:r>
          </w:p>
        </w:tc>
        <w:tc>
          <w:tcPr>
            <w:tcW w:w="3005" w:type="dxa"/>
            <w:shd w:val="clear" w:color="auto" w:fill="D9E2F3" w:themeFill="accent1" w:themeFillTint="33"/>
          </w:tcPr>
          <w:p w:rsidRPr="00153623" w:rsidR="00153623" w:rsidP="00153623" w:rsidRDefault="00153623" w14:paraId="4F3B3DAA" w14:textId="77777777">
            <w:pPr>
              <w:spacing w:after="120"/>
              <w:rPr>
                <w:rFonts w:cstheme="minorHAnsi"/>
                <w:b/>
                <w:bCs/>
                <w:i/>
                <w:iCs/>
                <w:sz w:val="18"/>
                <w:szCs w:val="18"/>
                <w:lang w:eastAsia="ar-SA"/>
              </w:rPr>
            </w:pPr>
            <w:r w:rsidRPr="00153623">
              <w:rPr>
                <w:rFonts w:cstheme="minorHAnsi"/>
                <w:b/>
                <w:bCs/>
                <w:i/>
                <w:iCs/>
                <w:sz w:val="18"/>
                <w:szCs w:val="18"/>
                <w:lang w:eastAsia="ar-SA"/>
              </w:rPr>
              <w:t>Technique(s)</w:t>
            </w:r>
          </w:p>
        </w:tc>
        <w:tc>
          <w:tcPr>
            <w:tcW w:w="3006" w:type="dxa"/>
            <w:shd w:val="clear" w:color="auto" w:fill="D9E2F3" w:themeFill="accent1" w:themeFillTint="33"/>
          </w:tcPr>
          <w:p w:rsidRPr="00153623" w:rsidR="00153623" w:rsidP="00153623" w:rsidRDefault="00153623" w14:paraId="2EB97734" w14:textId="77777777">
            <w:pPr>
              <w:spacing w:after="120"/>
              <w:rPr>
                <w:rFonts w:cstheme="minorHAnsi"/>
                <w:b/>
                <w:bCs/>
                <w:i/>
                <w:iCs/>
                <w:sz w:val="18"/>
                <w:szCs w:val="18"/>
                <w:lang w:eastAsia="ar-SA"/>
              </w:rPr>
            </w:pPr>
            <w:r w:rsidRPr="00153623">
              <w:rPr>
                <w:rFonts w:cstheme="minorHAnsi"/>
                <w:b/>
                <w:bCs/>
                <w:i/>
                <w:iCs/>
                <w:sz w:val="18"/>
                <w:szCs w:val="18"/>
                <w:lang w:eastAsia="ar-SA"/>
              </w:rPr>
              <w:t>Weighting</w:t>
            </w:r>
          </w:p>
        </w:tc>
      </w:tr>
      <w:tr w:rsidRPr="00153623" w:rsidR="00FA3D6A" w:rsidTr="00962916" w14:paraId="02CFD964" w14:textId="77777777">
        <w:trPr>
          <w:trHeight w:val="236"/>
        </w:trPr>
        <w:tc>
          <w:tcPr>
            <w:tcW w:w="3005" w:type="dxa"/>
            <w:shd w:val="clear" w:color="auto" w:fill="FFFFFF" w:themeFill="background1"/>
          </w:tcPr>
          <w:p w:rsidRPr="00153623" w:rsidR="00FA3D6A" w:rsidP="00FA3D6A" w:rsidRDefault="00FA3D6A" w14:paraId="65CD8DDF" w14:textId="32434973">
            <w:pPr>
              <w:spacing w:after="120"/>
              <w:rPr>
                <w:rFonts w:cstheme="minorHAnsi"/>
                <w:b/>
                <w:bCs/>
                <w:i/>
                <w:iCs/>
                <w:sz w:val="18"/>
                <w:szCs w:val="18"/>
                <w:lang w:eastAsia="ar-SA"/>
              </w:rPr>
            </w:pPr>
            <w:r>
              <w:rPr>
                <w:rFonts w:asciiTheme="minorHAnsi" w:hAnsiTheme="minorHAnsi" w:cstheme="minorHAnsi"/>
              </w:rPr>
              <w:t>1, 2, 3, 4, 5</w:t>
            </w:r>
          </w:p>
        </w:tc>
        <w:tc>
          <w:tcPr>
            <w:tcW w:w="3005" w:type="dxa"/>
            <w:shd w:val="clear" w:color="auto" w:fill="FFFFFF" w:themeFill="background1"/>
          </w:tcPr>
          <w:p w:rsidRPr="00153623" w:rsidR="00FA3D6A" w:rsidP="00FA3D6A" w:rsidRDefault="00FA3D6A" w14:paraId="19C8A3FE" w14:textId="5A6585DC">
            <w:pPr>
              <w:spacing w:after="120"/>
              <w:rPr>
                <w:rFonts w:cstheme="minorHAnsi"/>
                <w:b/>
                <w:bCs/>
                <w:i/>
                <w:iCs/>
                <w:sz w:val="18"/>
                <w:szCs w:val="18"/>
                <w:lang w:eastAsia="ar-SA"/>
              </w:rPr>
            </w:pPr>
            <w:r>
              <w:rPr>
                <w:rFonts w:asciiTheme="minorHAnsi" w:hAnsiTheme="minorHAnsi" w:cstheme="minorHAnsi"/>
              </w:rPr>
              <w:t>Group Project</w:t>
            </w:r>
          </w:p>
        </w:tc>
        <w:tc>
          <w:tcPr>
            <w:tcW w:w="3006" w:type="dxa"/>
            <w:shd w:val="clear" w:color="auto" w:fill="FFFFFF" w:themeFill="background1"/>
          </w:tcPr>
          <w:p w:rsidRPr="00153623" w:rsidR="00FA3D6A" w:rsidP="00FA3D6A" w:rsidRDefault="00FA3D6A" w14:paraId="4148040A" w14:textId="03CD34E6">
            <w:pPr>
              <w:spacing w:after="120"/>
              <w:rPr>
                <w:rFonts w:cstheme="minorHAnsi"/>
                <w:b/>
                <w:bCs/>
                <w:i/>
                <w:iCs/>
                <w:sz w:val="18"/>
                <w:szCs w:val="18"/>
                <w:lang w:eastAsia="ar-SA"/>
              </w:rPr>
            </w:pPr>
            <w:r>
              <w:rPr>
                <w:rFonts w:asciiTheme="minorHAnsi" w:hAnsiTheme="minorHAnsi" w:cstheme="minorHAnsi"/>
              </w:rPr>
              <w:t>6</w:t>
            </w:r>
            <w:r w:rsidRPr="00201E44">
              <w:rPr>
                <w:rFonts w:asciiTheme="minorHAnsi" w:hAnsiTheme="minorHAnsi" w:cstheme="minorHAnsi"/>
              </w:rPr>
              <w:t>0%</w:t>
            </w:r>
          </w:p>
        </w:tc>
      </w:tr>
      <w:tr w:rsidRPr="00153623" w:rsidR="00FA3D6A" w:rsidTr="00962916" w14:paraId="6CA1D952" w14:textId="77777777">
        <w:trPr>
          <w:trHeight w:val="236"/>
        </w:trPr>
        <w:tc>
          <w:tcPr>
            <w:tcW w:w="3005" w:type="dxa"/>
            <w:shd w:val="clear" w:color="auto" w:fill="FFFFFF" w:themeFill="background1"/>
          </w:tcPr>
          <w:p w:rsidRPr="00153623" w:rsidR="00FA3D6A" w:rsidP="00FA3D6A" w:rsidRDefault="00FA3D6A" w14:paraId="7AD37810" w14:textId="72730536">
            <w:pPr>
              <w:spacing w:after="120"/>
              <w:rPr>
                <w:rFonts w:cstheme="minorHAnsi"/>
                <w:b/>
                <w:bCs/>
                <w:i/>
                <w:iCs/>
                <w:sz w:val="18"/>
                <w:szCs w:val="18"/>
                <w:lang w:eastAsia="ar-SA"/>
              </w:rPr>
            </w:pPr>
            <w:r w:rsidRPr="00201E44">
              <w:rPr>
                <w:rFonts w:asciiTheme="minorHAnsi" w:hAnsiTheme="minorHAnsi" w:cstheme="minorHAnsi"/>
              </w:rPr>
              <w:t>1,</w:t>
            </w:r>
            <w:r>
              <w:rPr>
                <w:rFonts w:asciiTheme="minorHAnsi" w:hAnsiTheme="minorHAnsi" w:cstheme="minorHAnsi"/>
              </w:rPr>
              <w:t xml:space="preserve"> </w:t>
            </w:r>
            <w:r w:rsidRPr="00201E44">
              <w:rPr>
                <w:rFonts w:asciiTheme="minorHAnsi" w:hAnsiTheme="minorHAnsi" w:cstheme="minorHAnsi"/>
              </w:rPr>
              <w:t>2</w:t>
            </w:r>
            <w:r>
              <w:rPr>
                <w:rFonts w:asciiTheme="minorHAnsi" w:hAnsiTheme="minorHAnsi" w:cstheme="minorHAnsi"/>
              </w:rPr>
              <w:t>, 3</w:t>
            </w:r>
          </w:p>
        </w:tc>
        <w:tc>
          <w:tcPr>
            <w:tcW w:w="3005" w:type="dxa"/>
            <w:shd w:val="clear" w:color="auto" w:fill="FFFFFF" w:themeFill="background1"/>
          </w:tcPr>
          <w:p w:rsidRPr="00153623" w:rsidR="00FA3D6A" w:rsidP="00FA3D6A" w:rsidRDefault="00FA3D6A" w14:paraId="1DB1FA7F" w14:textId="419BE885">
            <w:pPr>
              <w:spacing w:after="120"/>
              <w:rPr>
                <w:rFonts w:cstheme="minorHAnsi"/>
                <w:b/>
                <w:bCs/>
                <w:i/>
                <w:iCs/>
                <w:sz w:val="18"/>
                <w:szCs w:val="18"/>
                <w:lang w:eastAsia="ar-SA"/>
              </w:rPr>
            </w:pPr>
            <w:r>
              <w:rPr>
                <w:rFonts w:asciiTheme="minorHAnsi" w:hAnsiTheme="minorHAnsi" w:cstheme="minorHAnsi"/>
              </w:rPr>
              <w:t>Proctored Examination</w:t>
            </w:r>
          </w:p>
        </w:tc>
        <w:tc>
          <w:tcPr>
            <w:tcW w:w="3006" w:type="dxa"/>
            <w:shd w:val="clear" w:color="auto" w:fill="FFFFFF" w:themeFill="background1"/>
          </w:tcPr>
          <w:p w:rsidRPr="00153623" w:rsidR="00FA3D6A" w:rsidP="00FA3D6A" w:rsidRDefault="00FA3D6A" w14:paraId="4FE3AE48" w14:textId="1534128E">
            <w:pPr>
              <w:spacing w:after="120"/>
              <w:rPr>
                <w:rFonts w:cstheme="minorHAnsi"/>
                <w:b/>
                <w:bCs/>
                <w:i/>
                <w:iCs/>
                <w:sz w:val="18"/>
                <w:szCs w:val="18"/>
                <w:lang w:eastAsia="ar-SA"/>
              </w:rPr>
            </w:pPr>
            <w:r>
              <w:rPr>
                <w:rFonts w:asciiTheme="minorHAnsi" w:hAnsiTheme="minorHAnsi" w:cstheme="minorHAnsi"/>
              </w:rPr>
              <w:t>4</w:t>
            </w:r>
            <w:r w:rsidRPr="00201E44">
              <w:rPr>
                <w:rFonts w:asciiTheme="minorHAnsi" w:hAnsiTheme="minorHAnsi" w:cstheme="minorHAnsi"/>
              </w:rPr>
              <w:t>0%</w:t>
            </w:r>
          </w:p>
        </w:tc>
      </w:tr>
    </w:tbl>
    <w:p w:rsidRPr="00153623" w:rsidR="00153623" w:rsidP="00153623" w:rsidRDefault="00153623" w14:paraId="2D500033" w14:textId="77777777">
      <w:pPr>
        <w:suppressAutoHyphens/>
        <w:spacing w:after="120" w:line="240" w:lineRule="auto"/>
        <w:rPr>
          <w:rFonts w:ascii="Calibri" w:hAnsi="Calibri" w:eastAsia="Times New Roman" w:cs="Times New Roman"/>
          <w:kern w:val="0"/>
          <w:szCs w:val="24"/>
          <w:lang w:val="en-IE" w:eastAsia="ar-SA"/>
          <w14:ligatures w14:val="none"/>
        </w:rPr>
      </w:pPr>
    </w:p>
    <w:tbl>
      <w:tblPr>
        <w:tblStyle w:val="TableGrid"/>
        <w:tblW w:w="0" w:type="auto"/>
        <w:tblInd w:w="0" w:type="dxa"/>
        <w:tblLook w:val="04A0" w:firstRow="1" w:lastRow="0" w:firstColumn="1" w:lastColumn="0" w:noHBand="0" w:noVBand="1"/>
      </w:tblPr>
      <w:tblGrid>
        <w:gridCol w:w="9016"/>
      </w:tblGrid>
      <w:tr w:rsidRPr="00153623" w:rsidR="00153623" w:rsidTr="00962916" w14:paraId="1F1C58D1" w14:textId="77777777">
        <w:tc>
          <w:tcPr>
            <w:tcW w:w="9016" w:type="dxa"/>
            <w:shd w:val="clear" w:color="auto" w:fill="E7E6E6" w:themeFill="background2"/>
          </w:tcPr>
          <w:p w:rsidRPr="00153623" w:rsidR="00153623" w:rsidP="00153623" w:rsidRDefault="00153623" w14:paraId="712477FF" w14:textId="77777777">
            <w:pPr>
              <w:spacing w:line="276" w:lineRule="auto"/>
              <w:outlineLvl w:val="1"/>
              <w:rPr>
                <w:rFonts w:eastAsia="Calibri"/>
                <w:i/>
                <w:iCs/>
                <w:sz w:val="18"/>
                <w:szCs w:val="18"/>
                <w:lang w:eastAsia="ar-SA"/>
              </w:rPr>
            </w:pPr>
            <w:bookmarkStart w:name="_Toc137583024" w:id="16"/>
            <w:bookmarkStart w:name="_Toc153450639" w:id="17"/>
            <w:r w:rsidRPr="00153623">
              <w:rPr>
                <w:rFonts w:eastAsia="Calibri"/>
                <w:b/>
                <w:lang w:eastAsia="ar-SA"/>
              </w:rPr>
              <w:t>7.8</w:t>
            </w:r>
            <w:r w:rsidRPr="00153623">
              <w:rPr>
                <w:rFonts w:eastAsia="Calibri" w:cs="Calibri"/>
                <w:b/>
                <w:sz w:val="24"/>
                <w:szCs w:val="24"/>
                <w:lang w:eastAsia="ar-SA"/>
              </w:rPr>
              <w:tab/>
            </w:r>
            <w:r w:rsidRPr="00153623">
              <w:rPr>
                <w:rFonts w:eastAsia="Calibri"/>
                <w:b/>
                <w:sz w:val="24"/>
                <w:szCs w:val="24"/>
                <w:lang w:eastAsia="ar-SA"/>
              </w:rPr>
              <w:t>Sample Assessment Materials</w:t>
            </w:r>
            <w:bookmarkEnd w:id="16"/>
            <w:bookmarkEnd w:id="17"/>
          </w:p>
        </w:tc>
      </w:tr>
      <w:tr w:rsidRPr="00153623" w:rsidR="00153623" w:rsidTr="00962916" w14:paraId="339632F8" w14:textId="77777777">
        <w:trPr>
          <w:trHeight w:val="534"/>
        </w:trPr>
        <w:tc>
          <w:tcPr>
            <w:tcW w:w="9016" w:type="dxa"/>
          </w:tcPr>
          <w:p w:rsidRPr="00153623" w:rsidR="00153623" w:rsidP="00153623" w:rsidRDefault="00FA3D6A" w14:paraId="05C36213" w14:textId="0627763B">
            <w:pPr>
              <w:spacing w:after="120"/>
              <w:rPr>
                <w:rFonts w:cstheme="minorHAnsi"/>
                <w:i/>
                <w:iCs/>
                <w:sz w:val="18"/>
                <w:szCs w:val="18"/>
                <w:lang w:eastAsia="ar-SA"/>
              </w:rPr>
            </w:pPr>
            <w:r>
              <w:t>Sample assessment materials can be found in Appendix 4</w:t>
            </w:r>
            <w:r w:rsidRPr="008F4FFF">
              <w:t>.</w:t>
            </w:r>
          </w:p>
        </w:tc>
      </w:tr>
    </w:tbl>
    <w:p w:rsidRPr="00153623" w:rsidR="00153623" w:rsidP="00153623" w:rsidRDefault="00153623" w14:paraId="242E132F" w14:textId="77777777">
      <w:pPr>
        <w:suppressAutoHyphens/>
        <w:spacing w:after="120" w:line="240" w:lineRule="auto"/>
        <w:rPr>
          <w:rFonts w:ascii="Calibri" w:hAnsi="Calibri" w:eastAsia="Times New Roman" w:cs="Times New Roman"/>
          <w:kern w:val="0"/>
          <w:szCs w:val="24"/>
          <w:lang w:val="en-IE" w:eastAsia="ar-SA"/>
          <w14:ligatures w14:val="none"/>
        </w:rPr>
      </w:pPr>
    </w:p>
    <w:tbl>
      <w:tblPr>
        <w:tblStyle w:val="TableGrid"/>
        <w:tblW w:w="0" w:type="auto"/>
        <w:tblInd w:w="0" w:type="dxa"/>
        <w:tblLook w:val="04A0" w:firstRow="1" w:lastRow="0" w:firstColumn="1" w:lastColumn="0" w:noHBand="0" w:noVBand="1"/>
      </w:tblPr>
      <w:tblGrid>
        <w:gridCol w:w="9016"/>
      </w:tblGrid>
      <w:tr w:rsidRPr="00153623" w:rsidR="00153623" w:rsidTr="29A9F3FA" w14:paraId="7E1F658E" w14:textId="77777777">
        <w:tc>
          <w:tcPr>
            <w:tcW w:w="9016" w:type="dxa"/>
            <w:shd w:val="clear" w:color="auto" w:fill="E7E6E6" w:themeFill="background2"/>
            <w:tcMar/>
          </w:tcPr>
          <w:p w:rsidRPr="00153623" w:rsidR="00153623" w:rsidP="00153623" w:rsidRDefault="00153623" w14:paraId="16A2C9AB" w14:textId="77777777">
            <w:pPr>
              <w:spacing w:line="276" w:lineRule="auto"/>
              <w:outlineLvl w:val="1"/>
              <w:rPr>
                <w:rFonts w:eastAsia="Calibri"/>
                <w:i/>
                <w:iCs/>
                <w:sz w:val="18"/>
                <w:szCs w:val="18"/>
                <w:lang w:eastAsia="ar-SA"/>
              </w:rPr>
            </w:pPr>
            <w:bookmarkStart w:name="_Toc137583025" w:id="18"/>
            <w:bookmarkStart w:name="_Toc153450640" w:id="19"/>
            <w:r w:rsidRPr="00153623">
              <w:rPr>
                <w:rFonts w:eastAsia="Calibri"/>
                <w:b/>
                <w:lang w:eastAsia="ar-SA"/>
              </w:rPr>
              <w:t>7.9</w:t>
            </w:r>
            <w:r w:rsidRPr="00153623">
              <w:rPr>
                <w:rFonts w:eastAsia="Calibri" w:cs="Calibri"/>
                <w:b/>
                <w:sz w:val="24"/>
                <w:szCs w:val="24"/>
                <w:lang w:eastAsia="ar-SA"/>
              </w:rPr>
              <w:tab/>
            </w:r>
            <w:r w:rsidRPr="00153623">
              <w:rPr>
                <w:rFonts w:eastAsia="Calibri"/>
                <w:b/>
                <w:sz w:val="24"/>
                <w:szCs w:val="24"/>
                <w:lang w:eastAsia="ar-SA"/>
              </w:rPr>
              <w:t>Indicative reading lists and other information resources</w:t>
            </w:r>
            <w:bookmarkEnd w:id="18"/>
            <w:bookmarkEnd w:id="19"/>
          </w:p>
        </w:tc>
      </w:tr>
      <w:tr w:rsidRPr="00153623" w:rsidR="00153623" w:rsidTr="29A9F3FA" w14:paraId="1D96A12A" w14:textId="77777777">
        <w:trPr>
          <w:trHeight w:val="1029"/>
        </w:trPr>
        <w:tc>
          <w:tcPr>
            <w:tcW w:w="9016" w:type="dxa"/>
            <w:tcMar/>
          </w:tcPr>
          <w:p w:rsidR="00FA3D6A" w:rsidP="29A9F3FA" w:rsidRDefault="00FA3D6A" w14:paraId="10859896" w14:textId="77777777">
            <w:pPr>
              <w:pStyle w:val="Heading4"/>
              <w:spacing w:before="62"/>
              <w:rPr>
                <w:color w:val="auto"/>
              </w:rPr>
            </w:pPr>
            <w:commentRangeStart w:id="1611450239"/>
            <w:r w:rsidRPr="00D02206" w:rsidR="00FA3D6A">
              <w:rPr>
                <w:color w:val="auto"/>
              </w:rPr>
              <w:t>Recommended</w:t>
            </w:r>
            <w:r w:rsidRPr="00D02206" w:rsidR="00FA3D6A">
              <w:rPr>
                <w:color w:val="auto"/>
                <w:spacing w:val="-10"/>
              </w:rPr>
              <w:t xml:space="preserve"> </w:t>
            </w:r>
            <w:r w:rsidRPr="00D02206" w:rsidR="00FA3D6A">
              <w:rPr>
                <w:color w:val="auto"/>
              </w:rPr>
              <w:t>Book</w:t>
            </w:r>
            <w:r w:rsidRPr="00D02206" w:rsidR="00FA3D6A">
              <w:rPr>
                <w:color w:val="auto"/>
                <w:spacing w:val="-10"/>
              </w:rPr>
              <w:t xml:space="preserve"> </w:t>
            </w:r>
            <w:r w:rsidRPr="00D02206" w:rsidR="00FA3D6A">
              <w:rPr>
                <w:color w:val="auto"/>
                <w:spacing w:val="-2"/>
              </w:rPr>
              <w:t>Reading</w:t>
            </w:r>
          </w:p>
          <w:p w:rsidR="00FA3D6A" w:rsidP="00FA3D6A" w:rsidRDefault="00FA3D6A" w14:paraId="703B5C86" w14:textId="77777777">
            <w:pPr>
              <w:pStyle w:val="ListParagraph"/>
              <w:widowControl w:val="0"/>
              <w:numPr>
                <w:ilvl w:val="0"/>
                <w:numId w:val="2"/>
              </w:numPr>
              <w:tabs>
                <w:tab w:val="left" w:pos="743"/>
              </w:tabs>
              <w:suppressAutoHyphens w:val="0"/>
              <w:autoSpaceDE w:val="0"/>
              <w:autoSpaceDN w:val="0"/>
              <w:spacing w:before="1"/>
              <w:ind w:right="499"/>
              <w:contextualSpacing w:val="0"/>
            </w:pPr>
            <w:r w:rsidRPr="00D20B7B">
              <w:t>David Foste</w:t>
            </w:r>
            <w:r>
              <w:t>r,</w:t>
            </w:r>
            <w:r w:rsidRPr="00D20B7B">
              <w:t xml:space="preserve"> </w:t>
            </w:r>
            <w:r>
              <w:t>2</w:t>
            </w:r>
            <w:r w:rsidRPr="00D20B7B">
              <w:rPr>
                <w:vertAlign w:val="superscript"/>
              </w:rPr>
              <w:t>nd</w:t>
            </w:r>
            <w:r>
              <w:t xml:space="preserve"> edition, (</w:t>
            </w:r>
            <w:r w:rsidRPr="00D20B7B">
              <w:t>20</w:t>
            </w:r>
            <w:r>
              <w:t xml:space="preserve">23), </w:t>
            </w:r>
            <w:r w:rsidRPr="00D20B7B">
              <w:t>Generative Deep Learning: Teaching Machines to Paint, Write, Compose, and Play</w:t>
            </w:r>
            <w:r>
              <w:t xml:space="preserve">, </w:t>
            </w:r>
            <w:r w:rsidRPr="00D20B7B">
              <w:t>O’Reilly</w:t>
            </w:r>
          </w:p>
          <w:p w:rsidR="00FA3D6A" w:rsidP="00FA3D6A" w:rsidRDefault="00FA3D6A" w14:paraId="30597D10" w14:textId="77777777">
            <w:pPr>
              <w:pStyle w:val="ListParagraph"/>
              <w:widowControl w:val="0"/>
              <w:numPr>
                <w:ilvl w:val="0"/>
                <w:numId w:val="2"/>
              </w:numPr>
              <w:tabs>
                <w:tab w:val="left" w:pos="743"/>
              </w:tabs>
              <w:suppressAutoHyphens w:val="0"/>
              <w:autoSpaceDE w:val="0"/>
              <w:autoSpaceDN w:val="0"/>
              <w:spacing w:before="1"/>
              <w:ind w:right="499"/>
              <w:contextualSpacing w:val="0"/>
            </w:pPr>
            <w:r w:rsidRPr="00143499">
              <w:t xml:space="preserve">Denis Rothman. </w:t>
            </w:r>
            <w:r>
              <w:t>(</w:t>
            </w:r>
            <w:r w:rsidRPr="00143499">
              <w:t>2022</w:t>
            </w:r>
            <w:r>
              <w:t>)</w:t>
            </w:r>
            <w:r w:rsidRPr="00143499">
              <w:t xml:space="preserve">, Transformers for Natural Language Processing, </w:t>
            </w:r>
            <w:proofErr w:type="spellStart"/>
            <w:r w:rsidRPr="00143499">
              <w:t>Packt</w:t>
            </w:r>
            <w:proofErr w:type="spellEnd"/>
            <w:r w:rsidRPr="00143499">
              <w:t xml:space="preserve"> Publishing, p.564, [ISBN: 978-1803247335].</w:t>
            </w:r>
          </w:p>
          <w:p w:rsidR="00FA3D6A" w:rsidP="00FA3D6A" w:rsidRDefault="00FA3D6A" w14:paraId="741F965E" w14:textId="77777777">
            <w:pPr>
              <w:pStyle w:val="Heading4"/>
              <w:spacing w:before="119"/>
            </w:pPr>
            <w:r w:rsidRPr="00D02206">
              <w:rPr>
                <w:color w:val="auto"/>
              </w:rPr>
              <w:t>Supplementary</w:t>
            </w:r>
            <w:r w:rsidRPr="00D02206">
              <w:rPr>
                <w:color w:val="auto"/>
                <w:spacing w:val="-11"/>
              </w:rPr>
              <w:t xml:space="preserve"> </w:t>
            </w:r>
            <w:r w:rsidRPr="00D02206">
              <w:rPr>
                <w:color w:val="auto"/>
              </w:rPr>
              <w:t>Book</w:t>
            </w:r>
            <w:r w:rsidRPr="00D02206">
              <w:rPr>
                <w:color w:val="auto"/>
                <w:spacing w:val="-9"/>
              </w:rPr>
              <w:t xml:space="preserve"> </w:t>
            </w:r>
            <w:r w:rsidRPr="00D02206">
              <w:rPr>
                <w:color w:val="auto"/>
                <w:spacing w:val="-2"/>
              </w:rPr>
              <w:t>Reading</w:t>
            </w:r>
          </w:p>
          <w:p w:rsidR="00FA3D6A" w:rsidP="00FA3D6A" w:rsidRDefault="00FA3D6A" w14:paraId="7AD87FE4" w14:textId="77777777">
            <w:pPr>
              <w:pStyle w:val="ListParagraph"/>
              <w:widowControl w:val="0"/>
              <w:numPr>
                <w:ilvl w:val="0"/>
                <w:numId w:val="2"/>
              </w:numPr>
              <w:tabs>
                <w:tab w:val="left" w:pos="743"/>
              </w:tabs>
              <w:suppressAutoHyphens w:val="0"/>
              <w:autoSpaceDE w:val="0"/>
              <w:autoSpaceDN w:val="0"/>
              <w:spacing w:before="1"/>
              <w:ind w:right="464"/>
              <w:contextualSpacing w:val="0"/>
            </w:pPr>
            <w:r w:rsidRPr="00143499">
              <w:t>Lewis Tunstall, Leandro von Werra, Thomas Wolf</w:t>
            </w:r>
            <w:r>
              <w:t>,</w:t>
            </w:r>
            <w:r w:rsidRPr="00143499">
              <w:t xml:space="preserve"> </w:t>
            </w:r>
            <w:r>
              <w:t xml:space="preserve">(2022), </w:t>
            </w:r>
            <w:r w:rsidRPr="00143499">
              <w:t>Natural Language Processing with Transformers</w:t>
            </w:r>
            <w:r>
              <w:t xml:space="preserve">, </w:t>
            </w:r>
            <w:r w:rsidRPr="00143499">
              <w:t>Reilly Media, p.406, [ISBN: 978-1098136796].</w:t>
            </w:r>
          </w:p>
          <w:p w:rsidRPr="00FA3D6A" w:rsidR="00153623" w:rsidP="00FA3D6A" w:rsidRDefault="00FA3D6A" w14:paraId="158800E2" w14:textId="5EAF55D2">
            <w:pPr>
              <w:pStyle w:val="ListParagraph"/>
              <w:widowControl w:val="0"/>
              <w:numPr>
                <w:ilvl w:val="0"/>
                <w:numId w:val="2"/>
              </w:numPr>
              <w:tabs>
                <w:tab w:val="left" w:pos="743"/>
              </w:tabs>
              <w:suppressAutoHyphens w:val="0"/>
              <w:autoSpaceDE w:val="0"/>
              <w:autoSpaceDN w:val="0"/>
              <w:spacing w:before="1"/>
              <w:ind w:right="464"/>
              <w:contextualSpacing w:val="0"/>
              <w:rPr/>
            </w:pPr>
            <w:r w:rsidR="00FA3D6A">
              <w:rPr/>
              <w:t>Sinan Ozdemir. (2023), Quick Start Guide to Large Language Models, Addison-Wesley Professional, p.0, [ISBN: 978-0138199197].</w:t>
            </w:r>
            <w:commentRangeEnd w:id="1611450239"/>
            <w:r>
              <w:rPr>
                <w:rStyle w:val="CommentReference"/>
              </w:rPr>
              <w:commentReference w:id="1611450239"/>
            </w:r>
          </w:p>
        </w:tc>
      </w:tr>
    </w:tbl>
    <w:p w:rsidRPr="00153623" w:rsidR="00356E98" w:rsidP="00153623" w:rsidRDefault="00356E98" w14:paraId="7F775D70" w14:textId="77777777"/>
    <w:sectPr w:rsidRPr="00153623" w:rsidR="00356E98">
      <w:pgSz w:w="11906" w:h="16838" w:orient="portrait"/>
      <w:pgMar w:top="1440" w:right="1440" w:bottom="1440" w:left="1440"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P" w:author="Anna Phillips" w:date="2026-03-25T19:51:46" w:id="864996467">
    <w:p xmlns:w14="http://schemas.microsoft.com/office/word/2010/wordml" xmlns:w="http://schemas.openxmlformats.org/wordprocessingml/2006/main" w:rsidR="2BF50092" w:rsidRDefault="6403AD3D" w14:paraId="78D4AE04" w14:textId="3EF897F2">
      <w:pPr>
        <w:pStyle w:val="CommentText"/>
      </w:pPr>
      <w:r>
        <w:rPr>
          <w:rStyle w:val="CommentReference"/>
        </w:rPr>
        <w:annotationRef/>
      </w:r>
      <w:r w:rsidRPr="6E416BCC" w:rsidR="6F307913">
        <w:t>Independent Learning?</w:t>
      </w:r>
    </w:p>
  </w:comment>
  <w:comment xmlns:w="http://schemas.openxmlformats.org/wordprocessingml/2006/main" w:initials="AP" w:author="Anna Phillips" w:date="2026-03-25T19:53:24" w:id="431513621">
    <w:p xmlns:w14="http://schemas.microsoft.com/office/word/2010/wordml" xmlns:w="http://schemas.openxmlformats.org/wordprocessingml/2006/main" w:rsidR="619BF83C" w:rsidRDefault="659F9A64" w14:paraId="74DC5E47" w14:textId="01A19AFC">
      <w:pPr>
        <w:pStyle w:val="CommentText"/>
      </w:pPr>
      <w:r>
        <w:rPr>
          <w:rStyle w:val="CommentReference"/>
        </w:rPr>
        <w:annotationRef/>
      </w:r>
      <w:r w:rsidRPr="05FF0C26" w:rsidR="1E1200C6">
        <w:t>This seems high.</w:t>
      </w:r>
    </w:p>
  </w:comment>
  <w:comment xmlns:w="http://schemas.openxmlformats.org/wordprocessingml/2006/main" w:initials="AP" w:author="Anna Phillips" w:date="2026-03-25T19:55:33" w:id="1878239286">
    <w:p xmlns:w14="http://schemas.microsoft.com/office/word/2010/wordml" xmlns:w="http://schemas.openxmlformats.org/wordprocessingml/2006/main" w:rsidR="1FFD17CE" w:rsidRDefault="7996AEB1" w14:paraId="59E401CA" w14:textId="423D5948">
      <w:pPr>
        <w:pStyle w:val="CommentText"/>
      </w:pPr>
      <w:r>
        <w:rPr>
          <w:rStyle w:val="CommentReference"/>
        </w:rPr>
        <w:annotationRef/>
      </w:r>
      <w:r w:rsidRPr="2DDFB747" w:rsidR="7E882E2A">
        <w:t xml:space="preserve">Is this correct? In the Programme Schedule it is 40% CA and 60% Project. </w:t>
      </w:r>
    </w:p>
  </w:comment>
  <w:comment xmlns:w="http://schemas.openxmlformats.org/wordprocessingml/2006/main" w:initials="AP" w:author="Anna Phillips" w:date="2026-03-25T19:56:20" w:id="2070472943">
    <w:p xmlns:w14="http://schemas.microsoft.com/office/word/2010/wordml" xmlns:w="http://schemas.openxmlformats.org/wordprocessingml/2006/main" w:rsidR="35A1264D" w:rsidRDefault="4E76F7A6" w14:paraId="70BA29AD" w14:textId="5365C1D9">
      <w:pPr>
        <w:pStyle w:val="CommentText"/>
      </w:pPr>
      <w:r>
        <w:rPr>
          <w:rStyle w:val="CommentReference"/>
        </w:rPr>
        <w:annotationRef/>
      </w:r>
      <w:r w:rsidRPr="57FCE570" w:rsidR="7773A7DF">
        <w:t xml:space="preserve">Change here or in programme schedule. </w:t>
      </w:r>
    </w:p>
  </w:comment>
  <w:comment xmlns:w="http://schemas.openxmlformats.org/wordprocessingml/2006/main" w:initials="AP" w:author="Anna Phillips" w:date="2026-03-25T19:57:03" w:id="1611450239">
    <w:p xmlns:w14="http://schemas.microsoft.com/office/word/2010/wordml" xmlns:w="http://schemas.openxmlformats.org/wordprocessingml/2006/main" w:rsidR="3D7CD1C0" w:rsidRDefault="364C0DAE" w14:paraId="53CBB8AA" w14:textId="77836BDD">
      <w:pPr>
        <w:pStyle w:val="CommentText"/>
      </w:pPr>
      <w:r>
        <w:rPr>
          <w:rStyle w:val="CommentReference"/>
        </w:rPr>
        <w:annotationRef/>
      </w:r>
      <w:r w:rsidRPr="1BE4D222" w:rsidR="591A6ADE">
        <w:t>Do we have anything more recent? Or a new edition of these books?</w:t>
      </w:r>
    </w:p>
  </w:comment>
  <w:comment xmlns:w="http://schemas.openxmlformats.org/wordprocessingml/2006/main" w:initials="AS" w:author="Athanasios Staikopoulos" w:date="2026-04-08T11:05:35" w:id="1570066263">
    <w:p xmlns:w14="http://schemas.microsoft.com/office/word/2010/wordml" xmlns:w="http://schemas.openxmlformats.org/wordprocessingml/2006/main" w:rsidR="267FE2FA" w:rsidRDefault="776F4D5B" w14:paraId="7787FE16" w14:textId="32459EFC">
      <w:pPr>
        <w:pStyle w:val="CommentText"/>
      </w:pPr>
      <w:r>
        <w:rPr>
          <w:rStyle w:val="CommentReference"/>
        </w:rPr>
        <w:annotationRef/>
      </w:r>
      <w:r w:rsidRPr="0B40DD14" w:rsidR="554D867C">
        <w:t>This here is the correct, I do not know why its has changes on the Programme schedule. may be coppied wrong!</w:t>
      </w:r>
    </w:p>
  </w:comment>
</w:comments>
</file>

<file path=word/commentsExtended.xml><?xml version="1.0" encoding="utf-8"?>
<w15:commentsEx xmlns:mc="http://schemas.openxmlformats.org/markup-compatibility/2006" xmlns:w15="http://schemas.microsoft.com/office/word/2012/wordml" mc:Ignorable="w15">
  <w15:commentEx w15:done="0" w15:paraId="78D4AE04"/>
  <w15:commentEx w15:done="0" w15:paraId="74DC5E47"/>
  <w15:commentEx w15:done="0" w15:paraId="59E401CA"/>
  <w15:commentEx w15:done="0" w15:paraId="70BA29AD"/>
  <w15:commentEx w15:done="0" w15:paraId="53CBB8AA"/>
  <w15:commentEx w15:done="0" w15:paraId="7787FE16" w15:paraIdParent="59E401C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2758090" w16cex:dateUtc="2026-03-25T19:51:46.421Z"/>
  <w16cex:commentExtensible w16cex:durableId="5212BE41" w16cex:dateUtc="2026-03-25T19:53:24.088Z"/>
  <w16cex:commentExtensible w16cex:durableId="0CC3BC7A" w16cex:dateUtc="2026-03-25T19:55:33.602Z"/>
  <w16cex:commentExtensible w16cex:durableId="4114D9F1" w16cex:dateUtc="2026-03-25T19:56:20.842Z"/>
  <w16cex:commentExtensible w16cex:durableId="06F837CD" w16cex:dateUtc="2026-03-25T19:57:03.778Z"/>
  <w16cex:commentExtensible w16cex:durableId="6217AFE4" w16cex:dateUtc="2026-04-08T10:05:35.047Z"/>
</w16cex:commentsExtensible>
</file>

<file path=word/commentsIds.xml><?xml version="1.0" encoding="utf-8"?>
<w16cid:commentsIds xmlns:mc="http://schemas.openxmlformats.org/markup-compatibility/2006" xmlns:w16cid="http://schemas.microsoft.com/office/word/2016/wordml/cid" mc:Ignorable="w16cid">
  <w16cid:commentId w16cid:paraId="78D4AE04" w16cid:durableId="32758090"/>
  <w16cid:commentId w16cid:paraId="74DC5E47" w16cid:durableId="5212BE41"/>
  <w16cid:commentId w16cid:paraId="59E401CA" w16cid:durableId="0CC3BC7A"/>
  <w16cid:commentId w16cid:paraId="70BA29AD" w16cid:durableId="4114D9F1"/>
  <w16cid:commentId w16cid:paraId="53CBB8AA" w16cid:durableId="06F837CD"/>
  <w16cid:commentId w16cid:paraId="7787FE16" w16cid:durableId="6217AF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72234" w:rsidP="00153623" w:rsidRDefault="00272234" w14:paraId="13946E67" w14:textId="77777777">
      <w:pPr>
        <w:spacing w:after="0" w:line="240" w:lineRule="auto"/>
      </w:pPr>
      <w:r>
        <w:separator/>
      </w:r>
    </w:p>
  </w:endnote>
  <w:endnote w:type="continuationSeparator" w:id="0">
    <w:p w:rsidR="00272234" w:rsidP="00153623" w:rsidRDefault="00272234" w14:paraId="2AFFA90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72234" w:rsidP="00153623" w:rsidRDefault="00272234" w14:paraId="5F546333" w14:textId="77777777">
      <w:pPr>
        <w:spacing w:after="0" w:line="240" w:lineRule="auto"/>
      </w:pPr>
      <w:r>
        <w:separator/>
      </w:r>
    </w:p>
  </w:footnote>
  <w:footnote w:type="continuationSeparator" w:id="0">
    <w:p w:rsidR="00272234" w:rsidP="00153623" w:rsidRDefault="00272234" w14:paraId="7F266DFD" w14:textId="77777777">
      <w:pPr>
        <w:spacing w:after="0" w:line="240" w:lineRule="auto"/>
      </w:pPr>
      <w:r>
        <w:continuationSeparator/>
      </w:r>
    </w:p>
  </w:footnote>
  <w:footnote w:id="1">
    <w:p w:rsidR="00153623" w:rsidP="00153623" w:rsidRDefault="00153623" w14:paraId="36B1918A" w14:textId="77777777">
      <w:pPr>
        <w:pBdr>
          <w:top w:val="nil"/>
          <w:left w:val="nil"/>
          <w:bottom w:val="nil"/>
          <w:right w:val="nil"/>
          <w:between w:val="nil"/>
        </w:pBdr>
        <w:rPr>
          <w:rFonts w:eastAsia="Calibri" w:cs="Calibri"/>
          <w:color w:val="000000"/>
          <w:sz w:val="18"/>
          <w:szCs w:val="18"/>
        </w:rPr>
      </w:pPr>
      <w:r>
        <w:rPr>
          <w:rStyle w:val="FootnoteReference"/>
        </w:rPr>
        <w:footnoteRef/>
      </w:r>
      <w:r>
        <w:rPr>
          <w:rFonts w:eastAsia="Calibri" w:cs="Calibri"/>
          <w:color w:val="000000"/>
          <w:sz w:val="18"/>
          <w:szCs w:val="18"/>
        </w:rPr>
        <w:t xml:space="preserve"> </w:t>
      </w:r>
      <w:r w:rsidRPr="0087391E">
        <w:rPr>
          <w:rFonts w:eastAsia="Calibri" w:cs="Calibri"/>
          <w:color w:val="000000"/>
          <w:sz w:val="18"/>
          <w:szCs w:val="18"/>
        </w:rPr>
        <w:t>Average (over the duration of the module) of the contact hours per week</w:t>
      </w:r>
      <w:r>
        <w:rPr>
          <w:rFonts w:eastAsia="Calibri" w:cs="Calibri"/>
          <w:color w:val="000000"/>
          <w:sz w:val="18"/>
          <w:szCs w:val="18"/>
        </w:rPr>
        <w:t xml:space="preserve"> i.e. effort while in contact with staff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21E25"/>
    <w:multiLevelType w:val="hybridMultilevel"/>
    <w:tmpl w:val="75222626"/>
    <w:lvl w:ilvl="0" w:tplc="C3288DA4">
      <w:numFmt w:val="bullet"/>
      <w:lvlText w:val="•"/>
      <w:lvlJc w:val="left"/>
      <w:pPr>
        <w:ind w:left="743" w:hanging="360"/>
      </w:pPr>
      <w:rPr>
        <w:rFonts w:hint="default" w:ascii="Calibri" w:hAnsi="Calibri" w:eastAsia="Calibri" w:cs="Calibri"/>
        <w:b w:val="0"/>
        <w:bCs w:val="0"/>
        <w:i w:val="0"/>
        <w:iCs w:val="0"/>
        <w:spacing w:val="0"/>
        <w:w w:val="99"/>
        <w:sz w:val="20"/>
        <w:szCs w:val="20"/>
        <w:lang w:val="en-US" w:eastAsia="en-US" w:bidi="ar-SA"/>
      </w:rPr>
    </w:lvl>
    <w:lvl w:ilvl="1" w:tplc="3E269344">
      <w:numFmt w:val="bullet"/>
      <w:lvlText w:val="•"/>
      <w:lvlJc w:val="left"/>
      <w:pPr>
        <w:ind w:left="1601" w:hanging="360"/>
      </w:pPr>
      <w:rPr>
        <w:rFonts w:hint="default"/>
        <w:lang w:val="en-US" w:eastAsia="en-US" w:bidi="ar-SA"/>
      </w:rPr>
    </w:lvl>
    <w:lvl w:ilvl="2" w:tplc="FD72877A">
      <w:numFmt w:val="bullet"/>
      <w:lvlText w:val="•"/>
      <w:lvlJc w:val="left"/>
      <w:pPr>
        <w:ind w:left="2462" w:hanging="360"/>
      </w:pPr>
      <w:rPr>
        <w:rFonts w:hint="default"/>
        <w:lang w:val="en-US" w:eastAsia="en-US" w:bidi="ar-SA"/>
      </w:rPr>
    </w:lvl>
    <w:lvl w:ilvl="3" w:tplc="FCA6230A">
      <w:numFmt w:val="bullet"/>
      <w:lvlText w:val="•"/>
      <w:lvlJc w:val="left"/>
      <w:pPr>
        <w:ind w:left="3324" w:hanging="360"/>
      </w:pPr>
      <w:rPr>
        <w:rFonts w:hint="default"/>
        <w:lang w:val="en-US" w:eastAsia="en-US" w:bidi="ar-SA"/>
      </w:rPr>
    </w:lvl>
    <w:lvl w:ilvl="4" w:tplc="942E4578">
      <w:numFmt w:val="bullet"/>
      <w:lvlText w:val="•"/>
      <w:lvlJc w:val="left"/>
      <w:pPr>
        <w:ind w:left="4185" w:hanging="360"/>
      </w:pPr>
      <w:rPr>
        <w:rFonts w:hint="default"/>
        <w:lang w:val="en-US" w:eastAsia="en-US" w:bidi="ar-SA"/>
      </w:rPr>
    </w:lvl>
    <w:lvl w:ilvl="5" w:tplc="7C78A600">
      <w:numFmt w:val="bullet"/>
      <w:lvlText w:val="•"/>
      <w:lvlJc w:val="left"/>
      <w:pPr>
        <w:ind w:left="5047" w:hanging="360"/>
      </w:pPr>
      <w:rPr>
        <w:rFonts w:hint="default"/>
        <w:lang w:val="en-US" w:eastAsia="en-US" w:bidi="ar-SA"/>
      </w:rPr>
    </w:lvl>
    <w:lvl w:ilvl="6" w:tplc="E66074BC">
      <w:numFmt w:val="bullet"/>
      <w:lvlText w:val="•"/>
      <w:lvlJc w:val="left"/>
      <w:pPr>
        <w:ind w:left="5908" w:hanging="360"/>
      </w:pPr>
      <w:rPr>
        <w:rFonts w:hint="default"/>
        <w:lang w:val="en-US" w:eastAsia="en-US" w:bidi="ar-SA"/>
      </w:rPr>
    </w:lvl>
    <w:lvl w:ilvl="7" w:tplc="D85E15CE">
      <w:numFmt w:val="bullet"/>
      <w:lvlText w:val="•"/>
      <w:lvlJc w:val="left"/>
      <w:pPr>
        <w:ind w:left="6769" w:hanging="360"/>
      </w:pPr>
      <w:rPr>
        <w:rFonts w:hint="default"/>
        <w:lang w:val="en-US" w:eastAsia="en-US" w:bidi="ar-SA"/>
      </w:rPr>
    </w:lvl>
    <w:lvl w:ilvl="8" w:tplc="E6ACFBE2">
      <w:numFmt w:val="bullet"/>
      <w:lvlText w:val="•"/>
      <w:lvlJc w:val="left"/>
      <w:pPr>
        <w:ind w:left="7631" w:hanging="360"/>
      </w:pPr>
      <w:rPr>
        <w:rFonts w:hint="default"/>
        <w:lang w:val="en-US" w:eastAsia="en-US" w:bidi="ar-SA"/>
      </w:rPr>
    </w:lvl>
  </w:abstractNum>
  <w:abstractNum w:abstractNumId="1" w15:restartNumberingAfterBreak="0">
    <w:nsid w:val="3C21756A"/>
    <w:multiLevelType w:val="hybridMultilevel"/>
    <w:tmpl w:val="5E1A8B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31888522">
    <w:abstractNumId w:val="1"/>
  </w:num>
  <w:num w:numId="2" w16cid:durableId="1378892858">
    <w:abstractNumId w:val="0"/>
  </w:num>
</w:numbering>
</file>

<file path=word/people.xml><?xml version="1.0" encoding="utf-8"?>
<w15:people xmlns:mc="http://schemas.openxmlformats.org/markup-compatibility/2006" xmlns:w15="http://schemas.microsoft.com/office/word/2012/wordml" mc:Ignorable="w15">
  <w15:person w15:author="Anna Phillips">
    <w15:presenceInfo w15:providerId="AD" w15:userId="S::aphillips1@staff.ncirl.ie::02e6544b-6510-4145-b960-dcba41c8d1b4"/>
  </w15:person>
  <w15:person w15:author="Anna Phillips">
    <w15:presenceInfo w15:providerId="AD" w15:userId="S::aphillips1@staff.ncirl.ie::02e6544b-6510-4145-b960-dcba41c8d1b4"/>
  </w15:person>
  <w15:person w15:author="Athanasios Staikopoulos">
    <w15:presenceInfo w15:providerId="AD" w15:userId="S::astaikopoulos@staff.ncirl.ie::1a5133e2-2106-41eb-aa8f-ebf953a5457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0"/>
  <w:doNotDisplayPageBoundaries/>
  <w:proofState w:spelling="clean" w:grammar="dirty"/>
  <w:trackRevisions w:val="tru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623"/>
    <w:rsid w:val="00087317"/>
    <w:rsid w:val="00153623"/>
    <w:rsid w:val="00186377"/>
    <w:rsid w:val="00272234"/>
    <w:rsid w:val="002E529C"/>
    <w:rsid w:val="00356E98"/>
    <w:rsid w:val="003A0983"/>
    <w:rsid w:val="00946ACA"/>
    <w:rsid w:val="00C74710"/>
    <w:rsid w:val="00D5621A"/>
    <w:rsid w:val="00EE4FBA"/>
    <w:rsid w:val="00FA3D6A"/>
    <w:rsid w:val="0B846133"/>
    <w:rsid w:val="117563BC"/>
    <w:rsid w:val="11CF1C6B"/>
    <w:rsid w:val="19927DAA"/>
    <w:rsid w:val="1F94261D"/>
    <w:rsid w:val="28196F1C"/>
    <w:rsid w:val="29A9F3FA"/>
    <w:rsid w:val="2B57E4FC"/>
    <w:rsid w:val="34469C7B"/>
    <w:rsid w:val="4535ACF0"/>
    <w:rsid w:val="4FB30C99"/>
    <w:rsid w:val="66D7AE53"/>
    <w:rsid w:val="71637AA5"/>
    <w:rsid w:val="72C906A3"/>
    <w:rsid w:val="75FC362B"/>
    <w:rsid w:val="7FCAE5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8782A"/>
  <w15:chartTrackingRefBased/>
  <w15:docId w15:val="{4C6E14A3-1278-4043-861D-EFE04AD915A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53623"/>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3623"/>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36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36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36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36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6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6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62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53623"/>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153623"/>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153623"/>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153623"/>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153623"/>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15362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5362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5362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53623"/>
    <w:rPr>
      <w:rFonts w:eastAsiaTheme="majorEastAsia" w:cstheme="majorBidi"/>
      <w:color w:val="272727" w:themeColor="text1" w:themeTint="D8"/>
    </w:rPr>
  </w:style>
  <w:style w:type="paragraph" w:styleId="Title">
    <w:name w:val="Title"/>
    <w:basedOn w:val="Normal"/>
    <w:next w:val="Normal"/>
    <w:link w:val="TitleChar"/>
    <w:uiPriority w:val="10"/>
    <w:qFormat/>
    <w:rsid w:val="0015362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5362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5362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536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623"/>
    <w:pPr>
      <w:spacing w:before="160"/>
      <w:jc w:val="center"/>
    </w:pPr>
    <w:rPr>
      <w:i/>
      <w:iCs/>
      <w:color w:val="404040" w:themeColor="text1" w:themeTint="BF"/>
    </w:rPr>
  </w:style>
  <w:style w:type="character" w:styleId="QuoteChar" w:customStyle="1">
    <w:name w:val="Quote Char"/>
    <w:basedOn w:val="DefaultParagraphFont"/>
    <w:link w:val="Quote"/>
    <w:uiPriority w:val="29"/>
    <w:rsid w:val="00153623"/>
    <w:rPr>
      <w:i/>
      <w:iCs/>
      <w:color w:val="404040" w:themeColor="text1" w:themeTint="BF"/>
    </w:rPr>
  </w:style>
  <w:style w:type="paragraph" w:styleId="ListParagraph">
    <w:name w:val="List Paragraph"/>
    <w:basedOn w:val="Normal"/>
    <w:uiPriority w:val="1"/>
    <w:qFormat/>
    <w:rsid w:val="00153623"/>
    <w:pPr>
      <w:ind w:left="720"/>
      <w:contextualSpacing/>
    </w:pPr>
  </w:style>
  <w:style w:type="character" w:styleId="IntenseEmphasis">
    <w:name w:val="Intense Emphasis"/>
    <w:basedOn w:val="DefaultParagraphFont"/>
    <w:uiPriority w:val="21"/>
    <w:qFormat/>
    <w:rsid w:val="00153623"/>
    <w:rPr>
      <w:i/>
      <w:iCs/>
      <w:color w:val="2F5496" w:themeColor="accent1" w:themeShade="BF"/>
    </w:rPr>
  </w:style>
  <w:style w:type="paragraph" w:styleId="IntenseQuote">
    <w:name w:val="Intense Quote"/>
    <w:basedOn w:val="Normal"/>
    <w:next w:val="Normal"/>
    <w:link w:val="IntenseQuoteChar"/>
    <w:uiPriority w:val="30"/>
    <w:qFormat/>
    <w:rsid w:val="00153623"/>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153623"/>
    <w:rPr>
      <w:i/>
      <w:iCs/>
      <w:color w:val="2F5496" w:themeColor="accent1" w:themeShade="BF"/>
    </w:rPr>
  </w:style>
  <w:style w:type="character" w:styleId="IntenseReference">
    <w:name w:val="Intense Reference"/>
    <w:basedOn w:val="DefaultParagraphFont"/>
    <w:uiPriority w:val="32"/>
    <w:qFormat/>
    <w:rsid w:val="00153623"/>
    <w:rPr>
      <w:b/>
      <w:bCs/>
      <w:smallCaps/>
      <w:color w:val="2F5496" w:themeColor="accent1" w:themeShade="BF"/>
      <w:spacing w:val="5"/>
    </w:rPr>
  </w:style>
  <w:style w:type="character" w:styleId="FootnoteReference">
    <w:name w:val="footnote reference"/>
    <w:basedOn w:val="DefaultParagraphFont"/>
    <w:uiPriority w:val="99"/>
    <w:unhideWhenUsed/>
    <w:rsid w:val="00153623"/>
    <w:rPr>
      <w:vertAlign w:val="superscript"/>
    </w:rPr>
  </w:style>
  <w:style w:type="table" w:styleId="TableGrid">
    <w:name w:val="Table Grid"/>
    <w:basedOn w:val="TableNormal"/>
    <w:rsid w:val="00153623"/>
    <w:pPr>
      <w:suppressAutoHyphens/>
      <w:spacing w:after="0" w:line="240" w:lineRule="auto"/>
    </w:pPr>
    <w:rPr>
      <w:rFonts w:ascii="Times New Roman" w:hAnsi="Times New Roman" w:eastAsia="Times New Roman" w:cs="Times New Roman"/>
      <w:kern w:val="0"/>
      <w:sz w:val="20"/>
      <w:szCs w:val="20"/>
      <w:lang w:val="en-IE" w:eastAsia="en-IE"/>
      <w14:ligatures w14:val="none"/>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Paragraph" w:customStyle="1">
    <w:name w:val="Table Paragraph"/>
    <w:basedOn w:val="Normal"/>
    <w:uiPriority w:val="1"/>
    <w:qFormat/>
    <w:rsid w:val="00FA3D6A"/>
    <w:pPr>
      <w:widowControl w:val="0"/>
      <w:autoSpaceDE w:val="0"/>
      <w:autoSpaceDN w:val="0"/>
      <w:spacing w:after="0" w:line="240" w:lineRule="auto"/>
      <w:ind w:left="107"/>
    </w:pPr>
    <w:rPr>
      <w:rFonts w:ascii="Calibri" w:hAnsi="Calibri" w:eastAsia="Calibri" w:cs="Calibri"/>
      <w:kern w:val="0"/>
      <w:lang w:val="en-US"/>
      <w14:ligatures w14:val="none"/>
    </w:rPr>
  </w:style>
  <w:style w:type="paragraph" w:styleId="Modulecontenttable" w:customStyle="1">
    <w:name w:val="Module content table"/>
    <w:basedOn w:val="Normal"/>
    <w:link w:val="ModulecontenttableChar"/>
    <w:qFormat/>
    <w:rsid w:val="00FA3D6A"/>
    <w:pPr>
      <w:suppressAutoHyphens/>
      <w:spacing w:after="0" w:line="240" w:lineRule="auto"/>
      <w:jc w:val="both"/>
    </w:pPr>
    <w:rPr>
      <w:rFonts w:ascii="Calibri" w:hAnsi="Calibri" w:eastAsia="Times New Roman" w:cs="Calibri"/>
      <w:kern w:val="0"/>
      <w:sz w:val="20"/>
      <w:szCs w:val="20"/>
      <w:lang w:val="en-IE" w:eastAsia="en-IE"/>
      <w14:ligatures w14:val="none"/>
    </w:rPr>
  </w:style>
  <w:style w:type="character" w:styleId="ModulecontenttableChar" w:customStyle="1">
    <w:name w:val="Module content table Char"/>
    <w:basedOn w:val="DefaultParagraphFont"/>
    <w:link w:val="Modulecontenttable"/>
    <w:rsid w:val="00FA3D6A"/>
    <w:rPr>
      <w:rFonts w:ascii="Calibri" w:hAnsi="Calibri" w:eastAsia="Times New Roman" w:cs="Calibri"/>
      <w:kern w:val="0"/>
      <w:sz w:val="20"/>
      <w:szCs w:val="20"/>
      <w:lang w:val="en-IE" w:eastAsia="en-IE"/>
      <w14:ligatures w14:val="none"/>
    </w:rPr>
  </w:style>
  <w:style w:type="paragraph" w:styleId="NormalWeb">
    <w:name w:val="Normal (Web)"/>
    <w:basedOn w:val="Normal"/>
    <w:uiPriority w:val="99"/>
    <w:unhideWhenUsed/>
    <w:rsid w:val="00FA3D6A"/>
    <w:pPr>
      <w:spacing w:before="100" w:beforeAutospacing="1" w:after="100" w:afterAutospacing="1" w:line="240" w:lineRule="auto"/>
      <w:jc w:val="both"/>
    </w:pPr>
    <w:rPr>
      <w:rFonts w:ascii="Calibri" w:hAnsi="Calibri" w:eastAsia="Times New Roman" w:cs="Times New Roman"/>
      <w:kern w:val="0"/>
      <w:szCs w:val="24"/>
      <w:lang w:val="en-IE" w:eastAsia="en-IE"/>
      <w14:ligatures w14:val="none"/>
    </w:rPr>
  </w:style>
  <w:style w:type="character" w:styleId="normaltextrun" w:customStyle="1">
    <w:name w:val="normaltextrun"/>
    <w:basedOn w:val="DefaultParagraphFont"/>
    <w:rsid w:val="002E529C"/>
  </w:style>
  <w:style w:type="character" w:styleId="eop" w:customStyle="1">
    <w:name w:val="eop"/>
    <w:basedOn w:val="DefaultParagraphFont"/>
    <w:rsid w:val="002E52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comments" Target="comments.xml" Id="Rd56b4adc0f754625" /><Relationship Type="http://schemas.microsoft.com/office/2016/09/relationships/commentsIds" Target="commentsIds.xml" Id="Rb3f068b8d41e47c9" /><Relationship Type="http://schemas.microsoft.com/office/2011/relationships/commentsExtended" Target="commentsExtended.xml" Id="Rf28df30d4fb24fb7" /><Relationship Type="http://schemas.microsoft.com/office/2018/08/relationships/commentsExtensible" Target="commentsExtensible.xml" Id="Rc24cc65871994820" /><Relationship Type="http://schemas.microsoft.com/office/2011/relationships/people" Target="people.xml" Id="R35fd4989b65a498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0CDCFA3E41294999B5F3C03195C617" ma:contentTypeVersion="19" ma:contentTypeDescription="Create a new document." ma:contentTypeScope="" ma:versionID="240950b96be1b454ef0473360e87baef">
  <xsd:schema xmlns:xsd="http://www.w3.org/2001/XMLSchema" xmlns:xs="http://www.w3.org/2001/XMLSchema" xmlns:p="http://schemas.microsoft.com/office/2006/metadata/properties" xmlns:ns2="49c335be-222f-459e-b28f-69a0482c8813" xmlns:ns3="0eb3742e-92fd-4af5-94c0-5ab8f5881fd6" xmlns:ns4="http://schemas.microsoft.com/sharepoint/v4" xmlns:ns5="99345e40-2e82-43cb-90c0-956846502a4d" targetNamespace="http://schemas.microsoft.com/office/2006/metadata/properties" ma:root="true" ma:fieldsID="73c258dae4621999656223a77be32f55" ns2:_="" ns3:_="" ns4:_="" ns5:_="">
    <xsd:import namespace="49c335be-222f-459e-b28f-69a0482c8813"/>
    <xsd:import namespace="0eb3742e-92fd-4af5-94c0-5ab8f5881fd6"/>
    <xsd:import namespace="http://schemas.microsoft.com/sharepoint/v4"/>
    <xsd:import namespace="99345e40-2e82-43cb-90c0-956846502a4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4:IconOverlay" minOccurs="0"/>
                <xsd:element ref="ns2:MediaServiceLocation"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MediaServiceObjectDetectorVersions" minOccurs="0"/>
                <xsd:element ref="ns2:MediaServiceSearchProperties" minOccurs="0"/>
                <xsd:element ref="ns2:lcf76f155ced4ddcb4097134ff3c332f" minOccurs="0"/>
                <xsd:element ref="ns5: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c335be-222f-459e-b28f-69a0482c8813"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76cfaf09-5f88-45ad-a6a8-dad774d80bd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eb3742e-92fd-4af5-94c0-5ab8f5881fd6" elementFormDefault="qualified">
    <xsd:import namespace="http://schemas.microsoft.com/office/2006/documentManagement/types"/>
    <xsd:import namespace="http://schemas.microsoft.com/office/infopath/2007/PartnerControls"/>
    <xsd:element name="SharedWithUsers" ma:index="12"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4"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345e40-2e82-43cb-90c0-956846502a4d"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d34fb207-2895-4139-8a9d-dfbb28d79321}" ma:internalName="TaxCatchAll" ma:showField="CatchAllData" ma:web="99345e40-2e82-43cb-90c0-956846502a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lcf76f155ced4ddcb4097134ff3c332f xmlns="49c335be-222f-459e-b28f-69a0482c8813">
      <Terms xmlns="http://schemas.microsoft.com/office/infopath/2007/PartnerControls"/>
    </lcf76f155ced4ddcb4097134ff3c332f>
    <TaxCatchAll xmlns="99345e40-2e82-43cb-90c0-956846502a4d" xsi:nil="true"/>
  </documentManagement>
</p:properties>
</file>

<file path=customXml/itemProps1.xml><?xml version="1.0" encoding="utf-8"?>
<ds:datastoreItem xmlns:ds="http://schemas.openxmlformats.org/officeDocument/2006/customXml" ds:itemID="{46970560-7C7A-45C1-9650-0524F67DBA87}"/>
</file>

<file path=customXml/itemProps2.xml><?xml version="1.0" encoding="utf-8"?>
<ds:datastoreItem xmlns:ds="http://schemas.openxmlformats.org/officeDocument/2006/customXml" ds:itemID="{410D42B7-E204-4A4A-8E51-A407C6CBFE2D}">
  <ds:schemaRefs>
    <ds:schemaRef ds:uri="http://schemas.microsoft.com/sharepoint/v3/contenttype/forms"/>
  </ds:schemaRefs>
</ds:datastoreItem>
</file>

<file path=customXml/itemProps3.xml><?xml version="1.0" encoding="utf-8"?>
<ds:datastoreItem xmlns:ds="http://schemas.openxmlformats.org/officeDocument/2006/customXml" ds:itemID="{B7007AE0-F25C-4427-9079-D9BBBAF0D195}">
  <ds:schemaRefs>
    <ds:schemaRef ds:uri="http://schemas.microsoft.com/office/2006/metadata/properties"/>
    <ds:schemaRef ds:uri="http://schemas.microsoft.com/office/infopath/2007/PartnerControls"/>
    <ds:schemaRef ds:uri="http://schemas.microsoft.com/sharepoint/v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Phillips</dc:creator>
  <cp:keywords/>
  <dc:description/>
  <cp:lastModifiedBy>Athanasios Staikopoulos</cp:lastModifiedBy>
  <cp:revision>7</cp:revision>
  <dcterms:created xsi:type="dcterms:W3CDTF">2026-02-03T08:57:00Z</dcterms:created>
  <dcterms:modified xsi:type="dcterms:W3CDTF">2026-04-08T10:06:00Z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0x010100DC0CDCFA3E41294999B5F3C03195C617</vt:lpwstr>
  </property>
</Properties>
</file>